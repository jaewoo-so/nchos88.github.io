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FB1E9" w14:textId="77777777" w:rsidR="00194071" w:rsidRDefault="007B7D1B">
      <w:pPr>
        <w:pStyle w:val="1"/>
        <w:rPr>
          <w:lang w:eastAsia="ko-KR"/>
        </w:rPr>
      </w:pPr>
      <w:bookmarkStart w:id="0" w:name="인공지능을-이용한-암-패턴-분석"/>
      <w:r>
        <w:rPr>
          <w:lang w:eastAsia="ko-KR"/>
        </w:rPr>
        <w:t>인공지능을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</w:p>
    <w:p w14:paraId="6FF8F23C" w14:textId="77777777" w:rsidR="00194071" w:rsidRDefault="007B7D1B">
      <w:pPr>
        <w:pStyle w:val="2"/>
        <w:rPr>
          <w:lang w:eastAsia="ko-KR"/>
        </w:rPr>
      </w:pPr>
      <w:bookmarkStart w:id="1" w:name="배경설명"/>
      <w:bookmarkEnd w:id="0"/>
      <w:r>
        <w:rPr>
          <w:lang w:eastAsia="ko-KR"/>
        </w:rPr>
        <w:t>배경설명</w:t>
      </w:r>
    </w:p>
    <w:bookmarkEnd w:id="1"/>
    <w:p w14:paraId="3C71E9A6" w14:textId="77777777" w:rsidR="00194071" w:rsidRDefault="007B7D1B">
      <w:pPr>
        <w:rPr>
          <w:lang w:eastAsia="ko-KR"/>
        </w:rPr>
      </w:pP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단백질을</w:t>
      </w:r>
      <w:r>
        <w:rPr>
          <w:lang w:eastAsia="ko-KR"/>
        </w:rPr>
        <w:t xml:space="preserve"> </w:t>
      </w:r>
      <w:r>
        <w:rPr>
          <w:lang w:eastAsia="ko-KR"/>
        </w:rPr>
        <w:t>암호화하고</w:t>
      </w:r>
      <w:r>
        <w:rPr>
          <w:lang w:eastAsia="ko-KR"/>
        </w:rPr>
        <w:t xml:space="preserve"> </w:t>
      </w:r>
      <w:r>
        <w:rPr>
          <w:lang w:eastAsia="ko-KR"/>
        </w:rPr>
        <w:t>단백질은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세포에서</w:t>
      </w:r>
      <w:r>
        <w:rPr>
          <w:lang w:eastAsia="ko-KR"/>
        </w:rPr>
        <w:t xml:space="preserve"> </w:t>
      </w:r>
      <w:r>
        <w:rPr>
          <w:lang w:eastAsia="ko-KR"/>
        </w:rPr>
        <w:t>발현된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세포가</w:t>
      </w:r>
      <w:r>
        <w:rPr>
          <w:lang w:eastAsia="ko-KR"/>
        </w:rPr>
        <w:t xml:space="preserve"> </w:t>
      </w:r>
      <w:r>
        <w:rPr>
          <w:lang w:eastAsia="ko-KR"/>
        </w:rPr>
        <w:t>무엇을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del w:id="2" w:author="TaeJin Ahn" w:date="2019-04-05T09:09:00Z">
        <w:r w:rsidDel="001936DD">
          <w:rPr>
            <w:rFonts w:hint="eastAsia"/>
            <w:lang w:eastAsia="ko-KR"/>
          </w:rPr>
          <w:delText>이렇듯</w:delText>
        </w:r>
      </w:del>
      <w:proofErr w:type="spellStart"/>
      <w:ins w:id="3" w:author="TaeJin Ahn" w:date="2019-04-05T09:09:00Z">
        <w:r w:rsidR="001936DD">
          <w:rPr>
            <w:rFonts w:hint="eastAsia"/>
            <w:lang w:eastAsia="ko-KR"/>
          </w:rPr>
          <w:t>따라서</w:t>
        </w:r>
      </w:ins>
      <w:del w:id="4" w:author="TaeJin Ahn" w:date="2019-04-05T09:09:00Z"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세포의</w:delText>
        </w:r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역할을</w:delText>
        </w:r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결정하는</w:delText>
        </w:r>
        <w:r w:rsidDel="001936DD">
          <w:rPr>
            <w:lang w:eastAsia="ko-KR"/>
          </w:rPr>
          <w:delText xml:space="preserve"> </w:delText>
        </w:r>
      </w:del>
      <w:r>
        <w:rPr>
          <w:lang w:eastAsia="ko-KR"/>
        </w:rPr>
        <w:t>유전자의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발현</w:t>
      </w:r>
      <w:r>
        <w:rPr>
          <w:lang w:eastAsia="ko-KR"/>
        </w:rPr>
        <w:t xml:space="preserve"> </w:t>
      </w:r>
      <w:ins w:id="5" w:author="TaeJin Ahn" w:date="2019-04-05T09:08:00Z">
        <w:r w:rsidR="001936DD">
          <w:rPr>
            <w:rFonts w:hint="eastAsia"/>
            <w:lang w:eastAsia="ko-KR"/>
          </w:rPr>
          <w:t>데이터는</w:t>
        </w:r>
      </w:ins>
      <w:del w:id="6" w:author="TaeJin Ahn" w:date="2019-04-05T09:08:00Z">
        <w:r w:rsidDel="001936DD">
          <w:rPr>
            <w:lang w:eastAsia="ko-KR"/>
          </w:rPr>
          <w:delText>패턴은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정상</w:t>
      </w:r>
      <w:ins w:id="7" w:author="TaeJin Ahn" w:date="2019-04-05T09:08:00Z">
        <w:r w:rsidR="001936DD">
          <w:rPr>
            <w:rFonts w:hint="eastAsia"/>
            <w:lang w:eastAsia="ko-KR"/>
          </w:rPr>
          <w:t xml:space="preserve"> </w:t>
        </w:r>
      </w:ins>
      <w:ins w:id="8" w:author="TaeJin Ahn" w:date="2019-04-05T09:09:00Z">
        <w:r w:rsidR="001936DD">
          <w:rPr>
            <w:rFonts w:hint="eastAsia"/>
            <w:lang w:eastAsia="ko-KR"/>
          </w:rPr>
          <w:t>세포</w:t>
        </w:r>
      </w:ins>
      <w:del w:id="9" w:author="TaeJin Ahn" w:date="2019-04-05T09:09:00Z">
        <w:r w:rsidDel="001936DD">
          <w:rPr>
            <w:rFonts w:hint="eastAsia"/>
            <w:lang w:eastAsia="ko-KR"/>
          </w:rPr>
          <w:delText>과</w:delText>
        </w:r>
      </w:del>
      <w:ins w:id="10" w:author="TaeJin Ahn" w:date="2019-04-05T09:09:00Z">
        <w:r w:rsidR="001936DD">
          <w:rPr>
            <w:rFonts w:hint="eastAsia"/>
            <w:lang w:eastAsia="ko-KR"/>
          </w:rPr>
          <w:t>와</w:t>
        </w:r>
      </w:ins>
      <w:r>
        <w:rPr>
          <w:lang w:eastAsia="ko-KR"/>
        </w:rPr>
        <w:t xml:space="preserve"> </w:t>
      </w:r>
      <w:r>
        <w:rPr>
          <w:lang w:eastAsia="ko-KR"/>
        </w:rPr>
        <w:t>암</w:t>
      </w:r>
      <w:ins w:id="11" w:author="TaeJin Ahn" w:date="2019-04-05T09:09:00Z"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세포</w:t>
        </w:r>
      </w:ins>
      <w:del w:id="12" w:author="TaeJin Ahn" w:date="2019-04-05T09:09:00Z">
        <w:r w:rsidDel="001936DD">
          <w:rPr>
            <w:rFonts w:hint="eastAsia"/>
            <w:lang w:eastAsia="ko-KR"/>
          </w:rPr>
          <w:delText>을</w:delText>
        </w:r>
      </w:del>
      <w:ins w:id="13" w:author="TaeJin Ahn" w:date="2019-04-05T09:09:00Z">
        <w:r w:rsidR="001936DD">
          <w:rPr>
            <w:rFonts w:hint="eastAsia"/>
            <w:lang w:eastAsia="ko-KR"/>
          </w:rPr>
          <w:t>를</w:t>
        </w:r>
      </w:ins>
      <w:r>
        <w:rPr>
          <w:lang w:eastAsia="ko-KR"/>
        </w:rPr>
        <w:t xml:space="preserve"> </w:t>
      </w:r>
      <w:r>
        <w:rPr>
          <w:lang w:eastAsia="ko-KR"/>
        </w:rPr>
        <w:t>구분</w:t>
      </w:r>
      <w:del w:id="14" w:author="TaeJin Ahn" w:date="2019-04-05T09:09:00Z">
        <w:r w:rsidDel="001936DD">
          <w:rPr>
            <w:rFonts w:hint="eastAsia"/>
            <w:lang w:eastAsia="ko-KR"/>
          </w:rPr>
          <w:delText>하고</w:delText>
        </w:r>
        <w:r w:rsidDel="001936DD">
          <w:rPr>
            <w:rFonts w:hint="eastAsia"/>
            <w:lang w:eastAsia="ko-KR"/>
          </w:rPr>
          <w:delText xml:space="preserve">, </w:delText>
        </w:r>
        <w:r w:rsidDel="001936DD">
          <w:rPr>
            <w:rFonts w:hint="eastAsia"/>
            <w:lang w:eastAsia="ko-KR"/>
          </w:rPr>
          <w:delText>어떤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암인지를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판별할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수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있는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데이터가</w:delText>
        </w:r>
      </w:del>
      <w:ins w:id="15" w:author="TaeJin Ahn" w:date="2019-04-05T09:09:00Z">
        <w:r w:rsidR="001936DD">
          <w:rPr>
            <w:rFonts w:hint="eastAsia"/>
            <w:lang w:eastAsia="ko-KR"/>
          </w:rPr>
          <w:t>할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수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있는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근거가</w:t>
        </w:r>
      </w:ins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 2006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The Cancer Genome Atlas (TCGA)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>
        <w:rPr>
          <w:lang w:eastAsia="ko-KR"/>
        </w:rPr>
        <w:t>대규모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시퀀싱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게놈분석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암의</w:t>
      </w:r>
      <w:r>
        <w:rPr>
          <w:lang w:eastAsia="ko-KR"/>
        </w:rPr>
        <w:t xml:space="preserve"> </w:t>
      </w:r>
      <w:r>
        <w:rPr>
          <w:lang w:eastAsia="ko-KR"/>
        </w:rPr>
        <w:t>분자생물학적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촉진하기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표준화된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33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암종</w:t>
      </w:r>
      <w:ins w:id="16" w:author="TaeJin Ahn" w:date="2019-04-05T09:09:00Z">
        <w:r w:rsidR="001936DD">
          <w:rPr>
            <w:rFonts w:hint="eastAsia"/>
            <w:lang w:eastAsia="ko-KR"/>
          </w:rPr>
          <w:t>에서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유래한</w:t>
        </w:r>
      </w:ins>
      <w:del w:id="17" w:author="TaeJin Ahn" w:date="2019-04-05T09:09:00Z">
        <w:r w:rsidDel="001936DD">
          <w:rPr>
            <w:lang w:eastAsia="ko-KR"/>
          </w:rPr>
          <w:delText>의</w:delText>
        </w:r>
      </w:del>
      <w:del w:id="18" w:author="TaeJin Ahn" w:date="2019-04-05T09:10:00Z">
        <w:r w:rsidDel="001936DD">
          <w:rPr>
            <w:lang w:eastAsia="ko-KR"/>
          </w:rPr>
          <w:delText xml:space="preserve"> </w:delText>
        </w:r>
        <w:r w:rsidDel="001936DD">
          <w:rPr>
            <w:lang w:eastAsia="ko-KR"/>
          </w:rPr>
          <w:delText>다양한</w:delText>
        </w:r>
        <w:r w:rsidDel="001936DD">
          <w:rPr>
            <w:lang w:eastAsia="ko-KR"/>
          </w:rPr>
          <w:delText xml:space="preserve"> </w:delText>
        </w:r>
      </w:del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연구자들에게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유전자</w:t>
      </w:r>
      <w:r>
        <w:rPr>
          <w:lang w:eastAsia="ko-KR"/>
        </w:rPr>
        <w:t xml:space="preserve"> </w:t>
      </w:r>
      <w:r>
        <w:rPr>
          <w:lang w:eastAsia="ko-KR"/>
        </w:rPr>
        <w:t>발현에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gene expression, DNA methylation, microRNA expression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</w:t>
      </w:r>
      <w:del w:id="19" w:author="TaeJin Ahn" w:date="2019-04-05T09:10:00Z">
        <w:r w:rsidDel="001936DD">
          <w:rPr>
            <w:rFonts w:hint="eastAsia"/>
            <w:lang w:eastAsia="ko-KR"/>
          </w:rPr>
          <w:delText>해</w:delText>
        </w:r>
      </w:del>
      <w:ins w:id="20" w:author="TaeJin Ahn" w:date="2019-04-05T09:10:00Z">
        <w:r w:rsidR="001936DD">
          <w:rPr>
            <w:rFonts w:hint="eastAsia"/>
            <w:lang w:eastAsia="ko-KR"/>
          </w:rPr>
          <w:t>하여</w:t>
        </w:r>
      </w:ins>
      <w:r>
        <w:rPr>
          <w:lang w:eastAsia="ko-KR"/>
        </w:rPr>
        <w:t xml:space="preserve"> </w:t>
      </w:r>
      <w:del w:id="21" w:author="TaeJin Ahn" w:date="2019-04-05T09:10:00Z">
        <w:r w:rsidDel="001936DD">
          <w:rPr>
            <w:rFonts w:hint="eastAsia"/>
            <w:lang w:eastAsia="ko-KR"/>
          </w:rPr>
          <w:delText>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패턴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분석을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진행해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보았다</w:delText>
        </w:r>
      </w:del>
      <w:ins w:id="22" w:author="TaeJin Ahn" w:date="2019-04-05T09:10:00Z">
        <w:r w:rsidR="001936DD">
          <w:rPr>
            <w:rFonts w:hint="eastAsia"/>
            <w:lang w:eastAsia="ko-KR"/>
          </w:rPr>
          <w:t>암과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정상을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구분하고</w:t>
        </w:r>
        <w:r w:rsidR="001936DD">
          <w:rPr>
            <w:rFonts w:hint="eastAsia"/>
            <w:lang w:eastAsia="ko-KR"/>
          </w:rPr>
          <w:t>,</w:t>
        </w:r>
        <w:r w:rsidR="001936DD">
          <w:rPr>
            <w:lang w:eastAsia="ko-KR"/>
          </w:rPr>
          <w:t xml:space="preserve"> </w:t>
        </w:r>
        <w:proofErr w:type="spellStart"/>
        <w:r w:rsidR="001936DD">
          <w:rPr>
            <w:rFonts w:hint="eastAsia"/>
            <w:lang w:eastAsia="ko-KR"/>
          </w:rPr>
          <w:t>암종의</w:t>
        </w:r>
        <w:proofErr w:type="spellEnd"/>
        <w:r w:rsidR="001936DD">
          <w:rPr>
            <w:rFonts w:hint="eastAsia"/>
            <w:lang w:eastAsia="ko-KR"/>
          </w:rPr>
          <w:t xml:space="preserve"> </w:t>
        </w:r>
      </w:ins>
      <w:ins w:id="23" w:author="TaeJin Ahn" w:date="2019-04-05T09:11:00Z">
        <w:r w:rsidR="001936DD">
          <w:rPr>
            <w:rFonts w:hint="eastAsia"/>
            <w:lang w:eastAsia="ko-KR"/>
          </w:rPr>
          <w:t>발생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부위를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예측하는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기술을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개발하였다</w:t>
        </w:r>
      </w:ins>
      <w:r>
        <w:rPr>
          <w:lang w:eastAsia="ko-KR"/>
        </w:rPr>
        <w:t>.</w:t>
      </w:r>
    </w:p>
    <w:p w14:paraId="791D56E6" w14:textId="77777777" w:rsidR="00194071" w:rsidRDefault="007B7D1B">
      <w:pPr>
        <w:pStyle w:val="2"/>
        <w:rPr>
          <w:lang w:eastAsia="ko-KR"/>
        </w:rPr>
      </w:pPr>
      <w:bookmarkStart w:id="24" w:name="데이터"/>
      <w:r>
        <w:rPr>
          <w:lang w:eastAsia="ko-KR"/>
        </w:rPr>
        <w:t>데이터</w:t>
      </w:r>
    </w:p>
    <w:bookmarkEnd w:id="24"/>
    <w:p w14:paraId="759BAE56" w14:textId="77777777"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는</w:t>
      </w:r>
      <w:r>
        <w:rPr>
          <w:lang w:eastAsia="ko-KR"/>
        </w:rPr>
        <w:t xml:space="preserve"> 33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10,361</w:t>
      </w:r>
      <w:del w:id="25" w:author="Jongsoo Kim" w:date="2019-04-04T13:03:00Z">
        <w:r w:rsidDel="00471D40">
          <w:rPr>
            <w:lang w:eastAsia="ko-KR"/>
          </w:rPr>
          <w:delText>( ? 10,255)</w:delText>
        </w:r>
      </w:del>
      <w:r>
        <w:rPr>
          <w:lang w:eastAsia="ko-KR"/>
        </w:rPr>
        <w:t>명의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del w:id="26" w:author="TaeJin Ahn" w:date="2019-04-05T09:11:00Z">
        <w:r w:rsidDel="001936DD">
          <w:rPr>
            <w:rFonts w:hint="eastAsia"/>
            <w:lang w:eastAsia="ko-KR"/>
          </w:rPr>
          <w:delText>방대하게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모아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놓았다</w:delText>
        </w:r>
      </w:del>
      <w:ins w:id="27" w:author="TaeJin Ahn" w:date="2019-04-05T09:11:00Z">
        <w:r w:rsidR="001936DD">
          <w:rPr>
            <w:rFonts w:hint="eastAsia"/>
            <w:lang w:eastAsia="ko-KR"/>
          </w:rPr>
          <w:t>제공하고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있다</w:t>
        </w:r>
      </w:ins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ins w:id="28" w:author="TaeJin Ahn" w:date="2019-04-05T09:11:00Z">
        <w:r w:rsidR="001936DD">
          <w:rPr>
            <w:lang w:eastAsia="ko-KR"/>
          </w:rPr>
          <w:t>33</w:t>
        </w:r>
        <w:r w:rsidR="001936DD">
          <w:rPr>
            <w:rFonts w:hint="eastAsia"/>
            <w:lang w:eastAsia="ko-KR"/>
          </w:rPr>
          <w:t>개의</w:t>
        </w:r>
        <w:r w:rsidR="001936DD">
          <w:rPr>
            <w:rFonts w:hint="eastAsia"/>
            <w:lang w:eastAsia="ko-KR"/>
          </w:rPr>
          <w:t xml:space="preserve"> </w:t>
        </w:r>
        <w:proofErr w:type="spellStart"/>
        <w:r w:rsidR="001936DD">
          <w:rPr>
            <w:rFonts w:hint="eastAsia"/>
            <w:lang w:eastAsia="ko-KR"/>
          </w:rPr>
          <w:t>암종</w:t>
        </w:r>
        <w:proofErr w:type="spellEnd"/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중</w:t>
        </w:r>
        <w:r w:rsidR="001936DD">
          <w:rPr>
            <w:rFonts w:hint="eastAsia"/>
            <w:lang w:eastAsia="ko-KR"/>
          </w:rPr>
          <w:t xml:space="preserve"> </w:t>
        </w:r>
      </w:ins>
      <w:del w:id="29" w:author="TaeJin Ahn" w:date="2019-04-05T09:11:00Z">
        <w:r w:rsidDel="001936DD">
          <w:rPr>
            <w:rFonts w:hint="eastAsia"/>
            <w:lang w:eastAsia="ko-KR"/>
          </w:rPr>
          <w:delText>샘플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수를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늘리기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위해</w:delText>
        </w:r>
        <w:r w:rsidDel="001936DD">
          <w:rPr>
            <w:rFonts w:hint="eastAsia"/>
            <w:lang w:eastAsia="ko-KR"/>
          </w:rPr>
          <w:delText xml:space="preserve"> </w:delText>
        </w:r>
      </w:del>
      <w:ins w:id="30" w:author="Jongsoo Kim" w:date="2019-04-04T12:44:00Z">
        <w:del w:id="31" w:author="TaeJin Ahn" w:date="2019-04-05T09:11:00Z">
          <w:r w:rsidR="00865301" w:rsidDel="001936DD">
            <w:rPr>
              <w:rFonts w:hint="eastAsia"/>
              <w:lang w:eastAsia="ko-KR"/>
            </w:rPr>
            <w:delText>근접한</w:delText>
          </w:r>
          <w:r w:rsidR="00865301" w:rsidDel="001936DD">
            <w:rPr>
              <w:rFonts w:hint="eastAsia"/>
              <w:lang w:eastAsia="ko-KR"/>
            </w:rPr>
            <w:delText xml:space="preserve"> </w:delText>
          </w:r>
          <w:r w:rsidR="00865301" w:rsidDel="001936DD">
            <w:rPr>
              <w:rFonts w:hint="eastAsia"/>
              <w:lang w:eastAsia="ko-KR"/>
            </w:rPr>
            <w:delText>위치의</w:delText>
          </w:r>
          <w:r w:rsidR="00865301" w:rsidDel="001936DD">
            <w:rPr>
              <w:rFonts w:hint="eastAsia"/>
              <w:lang w:eastAsia="ko-KR"/>
            </w:rPr>
            <w:delText xml:space="preserve"> </w:delText>
          </w:r>
        </w:del>
      </w:ins>
      <w:del w:id="32" w:author="TaeJin Ahn" w:date="2019-04-05T09:11:00Z">
        <w:r w:rsidDel="001936DD">
          <w:rPr>
            <w:rFonts w:hint="eastAsia"/>
            <w:lang w:eastAsia="ko-KR"/>
          </w:rPr>
          <w:delText>조직</w:delText>
        </w:r>
      </w:del>
      <w:ins w:id="33" w:author="Jongsoo Kim" w:date="2019-04-04T12:44:00Z">
        <w:del w:id="34" w:author="TaeJin Ahn" w:date="2019-04-05T09:11:00Z">
          <w:r w:rsidR="00865301" w:rsidDel="001936DD">
            <w:rPr>
              <w:rFonts w:hint="eastAsia"/>
              <w:lang w:eastAsia="ko-KR"/>
            </w:rPr>
            <w:delText>을</w:delText>
          </w:r>
        </w:del>
      </w:ins>
      <w:del w:id="35" w:author="TaeJin Ahn" w:date="2019-04-05T09:11:00Z"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위치를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기반으로</w:delText>
        </w:r>
      </w:del>
      <w:ins w:id="36" w:author="TaeJin Ahn" w:date="2019-04-05T09:11:00Z">
        <w:r w:rsidR="001936DD">
          <w:rPr>
            <w:rFonts w:hint="eastAsia"/>
            <w:lang w:eastAsia="ko-KR"/>
          </w:rPr>
          <w:t>같</w:t>
        </w:r>
      </w:ins>
      <w:ins w:id="37" w:author="TaeJin Ahn" w:date="2019-04-05T09:12:00Z">
        <w:r w:rsidR="001936DD">
          <w:rPr>
            <w:rFonts w:hint="eastAsia"/>
            <w:lang w:eastAsia="ko-KR"/>
          </w:rPr>
          <w:t>은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조직에서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유래한</w:t>
        </w:r>
        <w:r w:rsidR="001936DD">
          <w:rPr>
            <w:rFonts w:hint="eastAsia"/>
            <w:lang w:eastAsia="ko-KR"/>
          </w:rPr>
          <w:t xml:space="preserve"> </w:t>
        </w:r>
        <w:proofErr w:type="spellStart"/>
        <w:r w:rsidR="001936DD">
          <w:rPr>
            <w:rFonts w:hint="eastAsia"/>
            <w:lang w:eastAsia="ko-KR"/>
          </w:rPr>
          <w:t>암종을</w:t>
        </w:r>
        <w:proofErr w:type="spellEnd"/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병합하여</w:t>
        </w:r>
      </w:ins>
      <w:r>
        <w:rPr>
          <w:lang w:eastAsia="ko-KR"/>
        </w:rPr>
        <w:t xml:space="preserve"> 24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암종</w:t>
      </w:r>
      <w:del w:id="38" w:author="TaeJin Ahn" w:date="2019-04-05T09:12:00Z">
        <w:r w:rsidDel="001936DD">
          <w:rPr>
            <w:rFonts w:hint="eastAsia"/>
            <w:lang w:eastAsia="ko-KR"/>
          </w:rPr>
          <w:delText>으로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합병을</w:delText>
        </w:r>
      </w:del>
      <w:ins w:id="39" w:author="TaeJin Ahn" w:date="2019-04-05T09:12:00Z">
        <w:r w:rsidR="001936DD">
          <w:rPr>
            <w:rFonts w:hint="eastAsia"/>
            <w:lang w:eastAsia="ko-KR"/>
          </w:rPr>
          <w:t>으로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분석을</w:t>
        </w:r>
        <w:r w:rsidR="001936DD">
          <w:rPr>
            <w:rFonts w:hint="eastAsia"/>
            <w:lang w:eastAsia="ko-KR"/>
          </w:rPr>
          <w:t xml:space="preserve"> </w:t>
        </w:r>
        <w:r w:rsidR="001936DD">
          <w:rPr>
            <w:rFonts w:hint="eastAsia"/>
            <w:lang w:eastAsia="ko-KR"/>
          </w:rPr>
          <w:t>진행하였다</w:t>
        </w:r>
        <w:r w:rsidR="001936DD">
          <w:rPr>
            <w:rFonts w:hint="eastAsia"/>
            <w:lang w:eastAsia="ko-KR"/>
          </w:rPr>
          <w:t>.</w:t>
        </w:r>
      </w:ins>
      <w:r>
        <w:rPr>
          <w:lang w:eastAsia="ko-KR"/>
        </w:rPr>
        <w:t xml:space="preserve"> </w:t>
      </w:r>
      <w:del w:id="40" w:author="TaeJin Ahn" w:date="2019-04-05T09:12:00Z">
        <w:r w:rsidDel="001936DD">
          <w:rPr>
            <w:lang w:eastAsia="ko-KR"/>
          </w:rPr>
          <w:delText>시도하였다</w:delText>
        </w:r>
        <w:r w:rsidDel="001936DD">
          <w:rPr>
            <w:lang w:eastAsia="ko-KR"/>
          </w:rPr>
          <w:delText>.</w:delText>
        </w:r>
      </w:del>
    </w:p>
    <w:tbl>
      <w:tblPr>
        <w:tblW w:w="0" w:type="auto"/>
        <w:tblLook w:val="04A0" w:firstRow="1" w:lastRow="0" w:firstColumn="1" w:lastColumn="0" w:noHBand="0" w:noVBand="1"/>
      </w:tblPr>
      <w:tblGrid>
        <w:gridCol w:w="696"/>
        <w:gridCol w:w="3058"/>
        <w:gridCol w:w="4292"/>
        <w:gridCol w:w="1196"/>
      </w:tblGrid>
      <w:tr w:rsidR="00194071" w14:paraId="55E08BF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7C11F3" w14:textId="77777777" w:rsidR="00194071" w:rsidRDefault="007B7D1B">
            <w:pPr>
              <w:pStyle w:val="Compact"/>
              <w:jc w:val="right"/>
            </w:pPr>
            <w:proofErr w:type="spellStart"/>
            <w:r>
              <w:t>번호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C98917" w14:textId="77777777" w:rsidR="00194071" w:rsidRDefault="007B7D1B">
            <w:pPr>
              <w:pStyle w:val="Compact"/>
            </w:pPr>
            <w:r>
              <w:t>암종</w:t>
            </w:r>
            <w:r>
              <w:t xml:space="preserve"> </w:t>
            </w:r>
            <w:r>
              <w:t>코드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9D3442" w14:textId="77777777" w:rsidR="00194071" w:rsidRDefault="007B7D1B">
            <w:pPr>
              <w:pStyle w:val="Compact"/>
            </w:pPr>
            <w:r>
              <w:t>암종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EAC04F" w14:textId="77777777" w:rsidR="00194071" w:rsidRDefault="007B7D1B">
            <w:pPr>
              <w:pStyle w:val="Compact"/>
              <w:jc w:val="right"/>
            </w:pPr>
            <w:r>
              <w:t>샘플</w:t>
            </w:r>
            <w:r>
              <w:t xml:space="preserve"> </w:t>
            </w:r>
            <w:r>
              <w:t>수</w:t>
            </w:r>
          </w:p>
        </w:tc>
      </w:tr>
      <w:tr w:rsidR="00194071" w14:paraId="4169FBE4" w14:textId="77777777">
        <w:tc>
          <w:tcPr>
            <w:tcW w:w="0" w:type="auto"/>
          </w:tcPr>
          <w:p w14:paraId="2266408C" w14:textId="77777777" w:rsidR="00194071" w:rsidRDefault="007B7D1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7C70F14" w14:textId="77777777" w:rsidR="00194071" w:rsidRDefault="007B7D1B">
            <w:pPr>
              <w:pStyle w:val="Compact"/>
            </w:pPr>
            <w:r>
              <w:t>TCGA-BRCA</w:t>
            </w:r>
          </w:p>
        </w:tc>
        <w:tc>
          <w:tcPr>
            <w:tcW w:w="0" w:type="auto"/>
          </w:tcPr>
          <w:p w14:paraId="3A9A5266" w14:textId="77777777" w:rsidR="00194071" w:rsidRDefault="007B7D1B">
            <w:pPr>
              <w:pStyle w:val="Compact"/>
            </w:pPr>
            <w:r>
              <w:t>유방암</w:t>
            </w:r>
          </w:p>
        </w:tc>
        <w:tc>
          <w:tcPr>
            <w:tcW w:w="0" w:type="auto"/>
          </w:tcPr>
          <w:p w14:paraId="4D57EE9E" w14:textId="77777777" w:rsidR="00194071" w:rsidRDefault="007B7D1B">
            <w:pPr>
              <w:pStyle w:val="Compact"/>
              <w:jc w:val="right"/>
            </w:pPr>
            <w:r>
              <w:t>1</w:t>
            </w:r>
            <w:ins w:id="41" w:author="Jongsoo Kim" w:date="2019-04-04T12:45:00Z">
              <w:r w:rsidR="00865301">
                <w:t>,</w:t>
              </w:r>
            </w:ins>
            <w:r>
              <w:t>20</w:t>
            </w:r>
            <w:ins w:id="42" w:author="Jongsoo Kim" w:date="2019-04-04T12:44:00Z">
              <w:r w:rsidR="00865301">
                <w:t>9</w:t>
              </w:r>
            </w:ins>
            <w:del w:id="43" w:author="Jongsoo Kim" w:date="2019-04-04T12:44:00Z">
              <w:r w:rsidDel="00865301">
                <w:delText>8</w:delText>
              </w:r>
            </w:del>
          </w:p>
        </w:tc>
      </w:tr>
      <w:tr w:rsidR="00194071" w14:paraId="47B97E29" w14:textId="77777777">
        <w:tc>
          <w:tcPr>
            <w:tcW w:w="0" w:type="auto"/>
          </w:tcPr>
          <w:p w14:paraId="19F1212A" w14:textId="77777777" w:rsidR="00194071" w:rsidRDefault="007B7D1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291F8BC" w14:textId="77777777" w:rsidR="00194071" w:rsidRDefault="007B7D1B">
            <w:pPr>
              <w:pStyle w:val="Compact"/>
            </w:pPr>
            <w:r>
              <w:t>TCGA-LUAD_LUSC</w:t>
            </w:r>
          </w:p>
        </w:tc>
        <w:tc>
          <w:tcPr>
            <w:tcW w:w="0" w:type="auto"/>
          </w:tcPr>
          <w:p w14:paraId="45003224" w14:textId="77777777"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폐선암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폐편평상피세포암</w:t>
            </w:r>
            <w:proofErr w:type="spellEnd"/>
          </w:p>
        </w:tc>
        <w:tc>
          <w:tcPr>
            <w:tcW w:w="0" w:type="auto"/>
          </w:tcPr>
          <w:p w14:paraId="339073DC" w14:textId="77777777" w:rsidR="00194071" w:rsidRDefault="007B7D1B">
            <w:pPr>
              <w:pStyle w:val="Compact"/>
              <w:jc w:val="right"/>
            </w:pPr>
            <w:r>
              <w:t>1</w:t>
            </w:r>
            <w:ins w:id="44" w:author="Jongsoo Kim" w:date="2019-04-04T12:45:00Z">
              <w:r w:rsidR="00865301">
                <w:t>,0</w:t>
              </w:r>
            </w:ins>
            <w:del w:id="45" w:author="Jongsoo Kim" w:date="2019-04-04T12:45:00Z">
              <w:r w:rsidDel="00865301">
                <w:delText>1</w:delText>
              </w:r>
            </w:del>
            <w:ins w:id="46" w:author="Jongsoo Kim" w:date="2019-04-04T12:45:00Z">
              <w:r w:rsidR="00865301">
                <w:t>61</w:t>
              </w:r>
            </w:ins>
            <w:del w:id="47" w:author="Jongsoo Kim" w:date="2019-04-04T12:45:00Z">
              <w:r w:rsidDel="00865301">
                <w:delText>17</w:delText>
              </w:r>
            </w:del>
          </w:p>
        </w:tc>
      </w:tr>
      <w:tr w:rsidR="00194071" w14:paraId="0218CDC0" w14:textId="77777777">
        <w:tc>
          <w:tcPr>
            <w:tcW w:w="0" w:type="auto"/>
          </w:tcPr>
          <w:p w14:paraId="3229D06C" w14:textId="77777777" w:rsidR="00194071" w:rsidRDefault="007B7D1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092D9DCC" w14:textId="77777777" w:rsidR="00194071" w:rsidRDefault="007B7D1B">
            <w:pPr>
              <w:pStyle w:val="Compact"/>
            </w:pPr>
            <w:r>
              <w:t>TCGA-KIPAN</w:t>
            </w:r>
          </w:p>
        </w:tc>
        <w:tc>
          <w:tcPr>
            <w:tcW w:w="0" w:type="auto"/>
          </w:tcPr>
          <w:p w14:paraId="360B576D" w14:textId="77777777" w:rsidR="00194071" w:rsidRDefault="007B7D1B">
            <w:pPr>
              <w:pStyle w:val="Compact"/>
            </w:pPr>
            <w:r>
              <w:t>신장암</w:t>
            </w:r>
          </w:p>
        </w:tc>
        <w:tc>
          <w:tcPr>
            <w:tcW w:w="0" w:type="auto"/>
          </w:tcPr>
          <w:p w14:paraId="6C25D2E7" w14:textId="77777777" w:rsidR="00194071" w:rsidRDefault="00865301">
            <w:pPr>
              <w:pStyle w:val="Compact"/>
              <w:jc w:val="right"/>
            </w:pPr>
            <w:ins w:id="48" w:author="Jongsoo Kim" w:date="2019-04-04T12:45:00Z">
              <w:r>
                <w:t>938</w:t>
              </w:r>
            </w:ins>
            <w:del w:id="49" w:author="Jongsoo Kim" w:date="2019-04-04T12:45:00Z">
              <w:r w:rsidR="007B7D1B" w:rsidDel="00865301">
                <w:delText>1008</w:delText>
              </w:r>
            </w:del>
          </w:p>
        </w:tc>
      </w:tr>
      <w:tr w:rsidR="00194071" w14:paraId="67A0A534" w14:textId="77777777">
        <w:tc>
          <w:tcPr>
            <w:tcW w:w="0" w:type="auto"/>
          </w:tcPr>
          <w:p w14:paraId="0C99EC89" w14:textId="77777777" w:rsidR="00194071" w:rsidRDefault="007B7D1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0813F694" w14:textId="77777777" w:rsidR="00194071" w:rsidRDefault="007B7D1B">
            <w:pPr>
              <w:pStyle w:val="Compact"/>
            </w:pPr>
            <w:r>
              <w:t>TCGA-GBMLGG</w:t>
            </w:r>
          </w:p>
        </w:tc>
        <w:tc>
          <w:tcPr>
            <w:tcW w:w="0" w:type="auto"/>
          </w:tcPr>
          <w:p w14:paraId="00E735B8" w14:textId="77777777" w:rsidR="00194071" w:rsidRDefault="007B7D1B">
            <w:pPr>
              <w:pStyle w:val="Compact"/>
            </w:pPr>
            <w:r>
              <w:t>신경교종</w:t>
            </w:r>
          </w:p>
        </w:tc>
        <w:tc>
          <w:tcPr>
            <w:tcW w:w="0" w:type="auto"/>
          </w:tcPr>
          <w:p w14:paraId="410493A3" w14:textId="77777777" w:rsidR="00194071" w:rsidRDefault="00865301">
            <w:pPr>
              <w:pStyle w:val="Compact"/>
              <w:jc w:val="right"/>
            </w:pPr>
            <w:ins w:id="50" w:author="Jongsoo Kim" w:date="2019-04-04T12:45:00Z">
              <w:r>
                <w:t>667</w:t>
              </w:r>
            </w:ins>
            <w:del w:id="51" w:author="Jongsoo Kim" w:date="2019-04-04T12:45:00Z">
              <w:r w:rsidR="007B7D1B" w:rsidDel="00865301">
                <w:delText>690</w:delText>
              </w:r>
            </w:del>
          </w:p>
        </w:tc>
      </w:tr>
      <w:tr w:rsidR="00194071" w14:paraId="7A88FEB3" w14:textId="77777777">
        <w:tc>
          <w:tcPr>
            <w:tcW w:w="0" w:type="auto"/>
          </w:tcPr>
          <w:p w14:paraId="18EE9F8C" w14:textId="77777777" w:rsidR="00194071" w:rsidRDefault="007B7D1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56B87AB" w14:textId="77777777" w:rsidR="00194071" w:rsidRDefault="007B7D1B">
            <w:pPr>
              <w:pStyle w:val="Compact"/>
            </w:pPr>
            <w:r>
              <w:t>TCGA-STES</w:t>
            </w:r>
          </w:p>
        </w:tc>
        <w:tc>
          <w:tcPr>
            <w:tcW w:w="0" w:type="auto"/>
          </w:tcPr>
          <w:p w14:paraId="59405B60" w14:textId="77777777" w:rsidR="00194071" w:rsidRDefault="007B7D1B">
            <w:pPr>
              <w:pStyle w:val="Compact"/>
            </w:pPr>
            <w:r>
              <w:t>위</w:t>
            </w:r>
            <w:r>
              <w:t>-</w:t>
            </w:r>
            <w:r>
              <w:t>식도암</w:t>
            </w:r>
          </w:p>
        </w:tc>
        <w:tc>
          <w:tcPr>
            <w:tcW w:w="0" w:type="auto"/>
          </w:tcPr>
          <w:p w14:paraId="14FE4AD1" w14:textId="77777777" w:rsidR="00194071" w:rsidRDefault="00865301">
            <w:pPr>
              <w:pStyle w:val="Compact"/>
              <w:jc w:val="right"/>
            </w:pPr>
            <w:ins w:id="52" w:author="Jongsoo Kim" w:date="2019-04-04T12:46:00Z">
              <w:r>
                <w:t>607</w:t>
              </w:r>
            </w:ins>
            <w:del w:id="53" w:author="Jongsoo Kim" w:date="2019-04-04T12:45:00Z">
              <w:r w:rsidR="007B7D1B" w:rsidDel="00865301">
                <w:delText>574</w:delText>
              </w:r>
            </w:del>
          </w:p>
        </w:tc>
      </w:tr>
      <w:tr w:rsidR="00194071" w14:paraId="2CD9D55C" w14:textId="77777777">
        <w:tc>
          <w:tcPr>
            <w:tcW w:w="0" w:type="auto"/>
          </w:tcPr>
          <w:p w14:paraId="74A023DE" w14:textId="77777777" w:rsidR="00194071" w:rsidRDefault="007B7D1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14:paraId="3E8CEBD1" w14:textId="77777777" w:rsidR="00194071" w:rsidRDefault="007B7D1B">
            <w:pPr>
              <w:pStyle w:val="Compact"/>
            </w:pPr>
            <w:r>
              <w:t>TCGA-THCA</w:t>
            </w:r>
          </w:p>
        </w:tc>
        <w:tc>
          <w:tcPr>
            <w:tcW w:w="0" w:type="auto"/>
          </w:tcPr>
          <w:p w14:paraId="3F3F879E" w14:textId="77777777" w:rsidR="00194071" w:rsidRDefault="007B7D1B">
            <w:pPr>
              <w:pStyle w:val="Compact"/>
            </w:pPr>
            <w:r>
              <w:t>갑상선암</w:t>
            </w:r>
          </w:p>
        </w:tc>
        <w:tc>
          <w:tcPr>
            <w:tcW w:w="0" w:type="auto"/>
          </w:tcPr>
          <w:p w14:paraId="03429850" w14:textId="77777777" w:rsidR="00194071" w:rsidRDefault="007B7D1B">
            <w:pPr>
              <w:pStyle w:val="Compact"/>
              <w:jc w:val="right"/>
            </w:pPr>
            <w:r>
              <w:t>56</w:t>
            </w:r>
            <w:ins w:id="54" w:author="Jongsoo Kim" w:date="2019-04-04T12:46:00Z">
              <w:r w:rsidR="00865301">
                <w:t>2</w:t>
              </w:r>
            </w:ins>
            <w:del w:id="55" w:author="Jongsoo Kim" w:date="2019-04-04T12:46:00Z">
              <w:r w:rsidDel="00865301">
                <w:delText>7</w:delText>
              </w:r>
            </w:del>
          </w:p>
        </w:tc>
      </w:tr>
      <w:tr w:rsidR="00194071" w14:paraId="0FEADAF7" w14:textId="77777777">
        <w:tc>
          <w:tcPr>
            <w:tcW w:w="0" w:type="auto"/>
          </w:tcPr>
          <w:p w14:paraId="3BDAE8EA" w14:textId="77777777" w:rsidR="00194071" w:rsidRDefault="007B7D1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14:paraId="58263638" w14:textId="77777777" w:rsidR="00194071" w:rsidRDefault="00865301">
            <w:pPr>
              <w:pStyle w:val="Compact"/>
            </w:pPr>
            <w:ins w:id="56" w:author="Jongsoo Kim" w:date="2019-04-04T12:51:00Z">
              <w:r w:rsidRPr="00865301">
                <w:t>TCGA-SKCM_UVM</w:t>
              </w:r>
            </w:ins>
            <w:del w:id="57" w:author="Jongsoo Kim" w:date="2019-04-04T12:51:00Z">
              <w:r w:rsidR="007B7D1B" w:rsidDel="00865301">
                <w:delText>TCGA-PRAD</w:delText>
              </w:r>
            </w:del>
          </w:p>
        </w:tc>
        <w:tc>
          <w:tcPr>
            <w:tcW w:w="0" w:type="auto"/>
          </w:tcPr>
          <w:p w14:paraId="4CFADAAF" w14:textId="77777777" w:rsidR="00194071" w:rsidRDefault="00865301">
            <w:pPr>
              <w:pStyle w:val="Compact"/>
              <w:rPr>
                <w:lang w:eastAsia="ko-KR"/>
              </w:rPr>
            </w:pPr>
            <w:proofErr w:type="spellStart"/>
            <w:ins w:id="58" w:author="Jongsoo Kim" w:date="2019-04-04T12:51:00Z">
              <w:r>
                <w:rPr>
                  <w:lang w:eastAsia="ko-KR"/>
                </w:rPr>
                <w:t>악성흑색종</w:t>
              </w:r>
              <w:proofErr w:type="spellEnd"/>
              <w:r>
                <w:rPr>
                  <w:lang w:eastAsia="ko-KR"/>
                </w:rPr>
                <w:t xml:space="preserve">, </w:t>
              </w:r>
              <w:r>
                <w:rPr>
                  <w:lang w:eastAsia="ko-KR"/>
                </w:rPr>
                <w:t>맥락막흑색종</w:t>
              </w:r>
            </w:ins>
            <w:del w:id="59" w:author="Jongsoo Kim" w:date="2019-04-04T12:51:00Z">
              <w:r w:rsidR="007B7D1B" w:rsidDel="00865301">
                <w:rPr>
                  <w:lang w:eastAsia="ko-KR"/>
                </w:rPr>
                <w:delText>전립선암</w:delText>
              </w:r>
            </w:del>
          </w:p>
        </w:tc>
        <w:tc>
          <w:tcPr>
            <w:tcW w:w="0" w:type="auto"/>
          </w:tcPr>
          <w:p w14:paraId="4EA44B55" w14:textId="77777777" w:rsidR="00194071" w:rsidRDefault="007B7D1B">
            <w:pPr>
              <w:pStyle w:val="Compact"/>
              <w:jc w:val="right"/>
            </w:pPr>
            <w:r>
              <w:t>5</w:t>
            </w:r>
            <w:ins w:id="60" w:author="Jongsoo Kim" w:date="2019-04-04T12:51:00Z">
              <w:r w:rsidR="00865301">
                <w:t>49</w:t>
              </w:r>
            </w:ins>
            <w:del w:id="61" w:author="Jongsoo Kim" w:date="2019-04-04T12:46:00Z">
              <w:r w:rsidDel="00865301">
                <w:delText>46</w:delText>
              </w:r>
            </w:del>
          </w:p>
        </w:tc>
      </w:tr>
      <w:tr w:rsidR="00194071" w14:paraId="55BD3BCC" w14:textId="77777777">
        <w:tc>
          <w:tcPr>
            <w:tcW w:w="0" w:type="auto"/>
          </w:tcPr>
          <w:p w14:paraId="3FDEFC77" w14:textId="77777777" w:rsidR="00194071" w:rsidRDefault="007B7D1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14:paraId="688826B0" w14:textId="77777777" w:rsidR="00194071" w:rsidRDefault="007B7D1B">
            <w:pPr>
              <w:pStyle w:val="Compact"/>
            </w:pPr>
            <w:r>
              <w:t>TCGA-HNSC</w:t>
            </w:r>
          </w:p>
        </w:tc>
        <w:tc>
          <w:tcPr>
            <w:tcW w:w="0" w:type="auto"/>
          </w:tcPr>
          <w:p w14:paraId="4A411663" w14:textId="77777777" w:rsidR="00194071" w:rsidRDefault="007B7D1B">
            <w:pPr>
              <w:pStyle w:val="Compact"/>
            </w:pPr>
            <w:r>
              <w:t>두경부암</w:t>
            </w:r>
          </w:p>
        </w:tc>
        <w:tc>
          <w:tcPr>
            <w:tcW w:w="0" w:type="auto"/>
          </w:tcPr>
          <w:p w14:paraId="3E04B5BF" w14:textId="77777777" w:rsidR="00194071" w:rsidRDefault="007B7D1B">
            <w:pPr>
              <w:pStyle w:val="Compact"/>
              <w:jc w:val="right"/>
            </w:pPr>
            <w:r>
              <w:t>5</w:t>
            </w:r>
            <w:ins w:id="62" w:author="Jongsoo Kim" w:date="2019-04-04T12:46:00Z">
              <w:r w:rsidR="00865301">
                <w:t>40</w:t>
              </w:r>
            </w:ins>
            <w:del w:id="63" w:author="Jongsoo Kim" w:date="2019-04-04T12:46:00Z">
              <w:r w:rsidDel="00865301">
                <w:delText>44</w:delText>
              </w:r>
            </w:del>
          </w:p>
        </w:tc>
      </w:tr>
      <w:tr w:rsidR="00194071" w14:paraId="721FD19A" w14:textId="77777777">
        <w:tc>
          <w:tcPr>
            <w:tcW w:w="0" w:type="auto"/>
          </w:tcPr>
          <w:p w14:paraId="57ABF206" w14:textId="77777777" w:rsidR="00194071" w:rsidRDefault="007B7D1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14:paraId="7A70C61D" w14:textId="77777777" w:rsidR="00194071" w:rsidRDefault="00865301">
            <w:pPr>
              <w:pStyle w:val="Compact"/>
            </w:pPr>
            <w:ins w:id="64" w:author="Jongsoo Kim" w:date="2019-04-04T12:52:00Z">
              <w:r w:rsidRPr="00865301">
                <w:t>TCGA-PRAD</w:t>
              </w:r>
            </w:ins>
            <w:del w:id="65" w:author="Jongsoo Kim" w:date="2019-04-04T12:52:00Z">
              <w:r w:rsidR="007B7D1B" w:rsidDel="00865301">
                <w:delText>TCGA-CESC_UCEC</w:delText>
              </w:r>
            </w:del>
          </w:p>
        </w:tc>
        <w:tc>
          <w:tcPr>
            <w:tcW w:w="0" w:type="auto"/>
          </w:tcPr>
          <w:p w14:paraId="536D42FD" w14:textId="77777777" w:rsidR="00194071" w:rsidRDefault="00865301">
            <w:pPr>
              <w:pStyle w:val="Compact"/>
              <w:rPr>
                <w:lang w:eastAsia="ko-KR"/>
              </w:rPr>
            </w:pPr>
            <w:ins w:id="66" w:author="Jongsoo Kim" w:date="2019-04-04T12:52:00Z">
              <w:r w:rsidRPr="00865301">
                <w:rPr>
                  <w:rFonts w:hint="eastAsia"/>
                  <w:lang w:eastAsia="ko-KR"/>
                </w:rPr>
                <w:t>전립선암</w:t>
              </w:r>
            </w:ins>
            <w:del w:id="67" w:author="Jongsoo Kim" w:date="2019-04-04T12:52:00Z">
              <w:r w:rsidR="007B7D1B" w:rsidDel="00865301">
                <w:rPr>
                  <w:lang w:eastAsia="ko-KR"/>
                </w:rPr>
                <w:delText>자궁경부암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자궁내막암</w:delText>
              </w:r>
            </w:del>
          </w:p>
        </w:tc>
        <w:tc>
          <w:tcPr>
            <w:tcW w:w="0" w:type="auto"/>
          </w:tcPr>
          <w:p w14:paraId="21AFD8E0" w14:textId="77777777" w:rsidR="00194071" w:rsidRDefault="007B7D1B">
            <w:pPr>
              <w:pStyle w:val="Compact"/>
              <w:jc w:val="right"/>
            </w:pPr>
            <w:r>
              <w:t>5</w:t>
            </w:r>
            <w:ins w:id="68" w:author="Jongsoo Kim" w:date="2019-04-04T12:52:00Z">
              <w:r w:rsidR="00865301">
                <w:t>35</w:t>
              </w:r>
            </w:ins>
            <w:del w:id="69" w:author="Jongsoo Kim" w:date="2019-04-04T12:46:00Z">
              <w:r w:rsidDel="00865301">
                <w:delText>11</w:delText>
              </w:r>
            </w:del>
          </w:p>
        </w:tc>
      </w:tr>
      <w:tr w:rsidR="00194071" w14:paraId="638C981C" w14:textId="77777777">
        <w:tc>
          <w:tcPr>
            <w:tcW w:w="0" w:type="auto"/>
          </w:tcPr>
          <w:p w14:paraId="49B9050B" w14:textId="77777777" w:rsidR="00194071" w:rsidRDefault="007B7D1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14:paraId="5A0359D3" w14:textId="77777777" w:rsidR="00194071" w:rsidRDefault="00865301">
            <w:pPr>
              <w:pStyle w:val="Compact"/>
            </w:pPr>
            <w:ins w:id="70" w:author="Jongsoo Kim" w:date="2019-04-04T12:52:00Z">
              <w:r w:rsidRPr="00865301">
                <w:t>TCGA-CESC_UCEC</w:t>
              </w:r>
            </w:ins>
            <w:del w:id="71" w:author="Jongsoo Kim" w:date="2019-04-04T12:52:00Z">
              <w:r w:rsidR="007B7D1B" w:rsidDel="00865301">
                <w:delText>TCGA-SKCM_UVM</w:delText>
              </w:r>
            </w:del>
          </w:p>
        </w:tc>
        <w:tc>
          <w:tcPr>
            <w:tcW w:w="0" w:type="auto"/>
          </w:tcPr>
          <w:p w14:paraId="4D99E3E5" w14:textId="77777777" w:rsidR="00194071" w:rsidRDefault="00865301">
            <w:pPr>
              <w:pStyle w:val="Compact"/>
              <w:rPr>
                <w:lang w:eastAsia="ko-KR"/>
              </w:rPr>
            </w:pPr>
            <w:ins w:id="72" w:author="Jongsoo Kim" w:date="2019-04-04T12:53:00Z">
              <w:r w:rsidRPr="00865301">
                <w:rPr>
                  <w:rFonts w:hint="eastAsia"/>
                  <w:lang w:eastAsia="ko-KR"/>
                </w:rPr>
                <w:t>자궁경부암</w:t>
              </w:r>
              <w:r w:rsidRPr="00865301">
                <w:rPr>
                  <w:rFonts w:hint="eastAsia"/>
                  <w:lang w:eastAsia="ko-KR"/>
                </w:rPr>
                <w:t xml:space="preserve">, </w:t>
              </w:r>
              <w:r w:rsidRPr="00865301">
                <w:rPr>
                  <w:rFonts w:hint="eastAsia"/>
                  <w:lang w:eastAsia="ko-KR"/>
                </w:rPr>
                <w:t>자궁내막암</w:t>
              </w:r>
            </w:ins>
            <w:del w:id="73" w:author="Jongsoo Kim" w:date="2019-04-04T12:53:00Z">
              <w:r w:rsidR="007B7D1B" w:rsidDel="00865301">
                <w:rPr>
                  <w:lang w:eastAsia="ko-KR"/>
                </w:rPr>
                <w:delText>악성흑색종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맥락막흑색종</w:delText>
              </w:r>
            </w:del>
          </w:p>
        </w:tc>
        <w:tc>
          <w:tcPr>
            <w:tcW w:w="0" w:type="auto"/>
          </w:tcPr>
          <w:p w14:paraId="23C8A5C7" w14:textId="77777777" w:rsidR="00194071" w:rsidRDefault="00865301">
            <w:pPr>
              <w:pStyle w:val="Compact"/>
              <w:jc w:val="right"/>
            </w:pPr>
            <w:ins w:id="74" w:author="Jongsoo Kim" w:date="2019-04-04T12:47:00Z">
              <w:r>
                <w:t>5</w:t>
              </w:r>
            </w:ins>
            <w:ins w:id="75" w:author="Jongsoo Kim" w:date="2019-04-04T12:53:00Z">
              <w:r>
                <w:t>21</w:t>
              </w:r>
            </w:ins>
            <w:del w:id="76" w:author="Jongsoo Kim" w:date="2019-04-04T12:47:00Z">
              <w:r w:rsidR="007B7D1B" w:rsidDel="00865301">
                <w:delText>469</w:delText>
              </w:r>
            </w:del>
          </w:p>
        </w:tc>
      </w:tr>
      <w:tr w:rsidR="00194071" w14:paraId="4646E2C0" w14:textId="77777777">
        <w:tc>
          <w:tcPr>
            <w:tcW w:w="0" w:type="auto"/>
          </w:tcPr>
          <w:p w14:paraId="23B45BB1" w14:textId="77777777" w:rsidR="00194071" w:rsidRDefault="007B7D1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14:paraId="592E4FE5" w14:textId="77777777" w:rsidR="00194071" w:rsidRDefault="007B7D1B">
            <w:pPr>
              <w:pStyle w:val="Compact"/>
            </w:pPr>
            <w:r>
              <w:t>TCGA-CHOL_LIHC</w:t>
            </w:r>
          </w:p>
        </w:tc>
        <w:tc>
          <w:tcPr>
            <w:tcW w:w="0" w:type="auto"/>
          </w:tcPr>
          <w:p w14:paraId="60BBDFAD" w14:textId="77777777" w:rsidR="00194071" w:rsidRDefault="007B7D1B">
            <w:pPr>
              <w:pStyle w:val="Compact"/>
            </w:pPr>
            <w:r>
              <w:t>담도암</w:t>
            </w:r>
            <w:r>
              <w:t xml:space="preserve">, </w:t>
            </w:r>
            <w:r>
              <w:t>간암</w:t>
            </w:r>
          </w:p>
        </w:tc>
        <w:tc>
          <w:tcPr>
            <w:tcW w:w="0" w:type="auto"/>
          </w:tcPr>
          <w:p w14:paraId="2280E7BC" w14:textId="77777777" w:rsidR="00194071" w:rsidRDefault="007B7D1B">
            <w:pPr>
              <w:pStyle w:val="Compact"/>
              <w:jc w:val="right"/>
            </w:pPr>
            <w:r>
              <w:t>4</w:t>
            </w:r>
            <w:ins w:id="77" w:author="Jongsoo Kim" w:date="2019-04-04T12:47:00Z">
              <w:r w:rsidR="00865301">
                <w:t>58</w:t>
              </w:r>
            </w:ins>
            <w:del w:id="78" w:author="Jongsoo Kim" w:date="2019-04-04T12:47:00Z">
              <w:r w:rsidDel="00865301">
                <w:delText>66</w:delText>
              </w:r>
            </w:del>
          </w:p>
        </w:tc>
      </w:tr>
      <w:tr w:rsidR="00194071" w14:paraId="0236B860" w14:textId="77777777">
        <w:tc>
          <w:tcPr>
            <w:tcW w:w="0" w:type="auto"/>
          </w:tcPr>
          <w:p w14:paraId="2875B638" w14:textId="77777777" w:rsidR="00194071" w:rsidRDefault="007B7D1B">
            <w:pPr>
              <w:pStyle w:val="Compact"/>
              <w:jc w:val="right"/>
            </w:pPr>
            <w:r>
              <w:lastRenderedPageBreak/>
              <w:t>12</w:t>
            </w:r>
          </w:p>
        </w:tc>
        <w:tc>
          <w:tcPr>
            <w:tcW w:w="0" w:type="auto"/>
          </w:tcPr>
          <w:p w14:paraId="46DC4D59" w14:textId="77777777" w:rsidR="00194071" w:rsidRDefault="007B7D1B">
            <w:pPr>
              <w:pStyle w:val="Compact"/>
            </w:pPr>
            <w:r>
              <w:t>TCGA-COADREAD</w:t>
            </w:r>
          </w:p>
        </w:tc>
        <w:tc>
          <w:tcPr>
            <w:tcW w:w="0" w:type="auto"/>
          </w:tcPr>
          <w:p w14:paraId="0C90225B" w14:textId="77777777" w:rsidR="00194071" w:rsidRDefault="007B7D1B">
            <w:pPr>
              <w:pStyle w:val="Compact"/>
            </w:pPr>
            <w:r>
              <w:t>대장암</w:t>
            </w:r>
          </w:p>
        </w:tc>
        <w:tc>
          <w:tcPr>
            <w:tcW w:w="0" w:type="auto"/>
          </w:tcPr>
          <w:p w14:paraId="1082BA6E" w14:textId="77777777" w:rsidR="00194071" w:rsidRDefault="007B7D1B">
            <w:pPr>
              <w:pStyle w:val="Compact"/>
              <w:jc w:val="right"/>
            </w:pPr>
            <w:r>
              <w:t>43</w:t>
            </w:r>
            <w:ins w:id="79" w:author="Jongsoo Kim" w:date="2019-04-04T12:47:00Z">
              <w:r w:rsidR="00865301">
                <w:t>9</w:t>
              </w:r>
            </w:ins>
            <w:del w:id="80" w:author="Jongsoo Kim" w:date="2019-04-04T12:47:00Z">
              <w:r w:rsidDel="00865301">
                <w:delText>4</w:delText>
              </w:r>
            </w:del>
          </w:p>
        </w:tc>
      </w:tr>
      <w:tr w:rsidR="00194071" w14:paraId="028CC543" w14:textId="77777777">
        <w:tc>
          <w:tcPr>
            <w:tcW w:w="0" w:type="auto"/>
          </w:tcPr>
          <w:p w14:paraId="084BE703" w14:textId="77777777" w:rsidR="00194071" w:rsidRDefault="007B7D1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14:paraId="62EA110B" w14:textId="77777777" w:rsidR="00194071" w:rsidRDefault="007B7D1B">
            <w:pPr>
              <w:pStyle w:val="Compact"/>
            </w:pPr>
            <w:r>
              <w:t>TCGA-BLCA</w:t>
            </w:r>
          </w:p>
        </w:tc>
        <w:tc>
          <w:tcPr>
            <w:tcW w:w="0" w:type="auto"/>
          </w:tcPr>
          <w:p w14:paraId="489CB13F" w14:textId="77777777" w:rsidR="00194071" w:rsidRDefault="007B7D1B">
            <w:pPr>
              <w:pStyle w:val="Compact"/>
            </w:pPr>
            <w:r>
              <w:t>방광암</w:t>
            </w:r>
          </w:p>
        </w:tc>
        <w:tc>
          <w:tcPr>
            <w:tcW w:w="0" w:type="auto"/>
          </w:tcPr>
          <w:p w14:paraId="3E489BC6" w14:textId="77777777" w:rsidR="00194071" w:rsidRDefault="007B7D1B">
            <w:pPr>
              <w:pStyle w:val="Compact"/>
              <w:jc w:val="right"/>
            </w:pPr>
            <w:r>
              <w:t>4</w:t>
            </w:r>
            <w:ins w:id="81" w:author="Jongsoo Kim" w:date="2019-04-04T12:47:00Z">
              <w:r w:rsidR="00865301">
                <w:t>30</w:t>
              </w:r>
            </w:ins>
            <w:del w:id="82" w:author="Jongsoo Kim" w:date="2019-04-04T12:47:00Z">
              <w:r w:rsidDel="00865301">
                <w:delText>26</w:delText>
              </w:r>
            </w:del>
          </w:p>
        </w:tc>
      </w:tr>
      <w:tr w:rsidR="00194071" w14:paraId="6AEAE813" w14:textId="77777777">
        <w:tc>
          <w:tcPr>
            <w:tcW w:w="0" w:type="auto"/>
          </w:tcPr>
          <w:p w14:paraId="6D785602" w14:textId="77777777" w:rsidR="00194071" w:rsidRDefault="007B7D1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14:paraId="3C886D2F" w14:textId="77777777" w:rsidR="00194071" w:rsidRDefault="007B7D1B">
            <w:pPr>
              <w:pStyle w:val="Compact"/>
            </w:pPr>
            <w:r>
              <w:t>TCGA-OV</w:t>
            </w:r>
          </w:p>
        </w:tc>
        <w:tc>
          <w:tcPr>
            <w:tcW w:w="0" w:type="auto"/>
          </w:tcPr>
          <w:p w14:paraId="58D1888D" w14:textId="77777777" w:rsidR="00194071" w:rsidRDefault="007B7D1B">
            <w:pPr>
              <w:pStyle w:val="Compact"/>
            </w:pPr>
            <w:r>
              <w:t>장액성</w:t>
            </w:r>
            <w:r>
              <w:t xml:space="preserve"> </w:t>
            </w:r>
            <w:r>
              <w:t>난소상피암</w:t>
            </w:r>
          </w:p>
        </w:tc>
        <w:tc>
          <w:tcPr>
            <w:tcW w:w="0" w:type="auto"/>
          </w:tcPr>
          <w:p w14:paraId="79707950" w14:textId="77777777" w:rsidR="00194071" w:rsidRDefault="00865301">
            <w:pPr>
              <w:pStyle w:val="Compact"/>
              <w:jc w:val="right"/>
            </w:pPr>
            <w:ins w:id="83" w:author="Jongsoo Kim" w:date="2019-04-04T12:47:00Z">
              <w:r>
                <w:t>428</w:t>
              </w:r>
            </w:ins>
            <w:del w:id="84" w:author="Jongsoo Kim" w:date="2019-04-04T12:47:00Z">
              <w:r w:rsidR="007B7D1B" w:rsidDel="00865301">
                <w:delText>378</w:delText>
              </w:r>
            </w:del>
          </w:p>
        </w:tc>
      </w:tr>
      <w:tr w:rsidR="00194071" w14:paraId="6499CA40" w14:textId="77777777">
        <w:tc>
          <w:tcPr>
            <w:tcW w:w="0" w:type="auto"/>
          </w:tcPr>
          <w:p w14:paraId="50D5FE0A" w14:textId="77777777" w:rsidR="00194071" w:rsidRDefault="007B7D1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14:paraId="3C7F9715" w14:textId="77777777" w:rsidR="00194071" w:rsidRDefault="007B7D1B">
            <w:pPr>
              <w:pStyle w:val="Compact"/>
            </w:pPr>
            <w:r>
              <w:t>TCGA-SARC</w:t>
            </w:r>
          </w:p>
        </w:tc>
        <w:tc>
          <w:tcPr>
            <w:tcW w:w="0" w:type="auto"/>
          </w:tcPr>
          <w:p w14:paraId="05D3C51E" w14:textId="77777777" w:rsidR="00194071" w:rsidRDefault="007B7D1B">
            <w:pPr>
              <w:pStyle w:val="Compact"/>
            </w:pPr>
            <w:r>
              <w:t>육종</w:t>
            </w:r>
          </w:p>
        </w:tc>
        <w:tc>
          <w:tcPr>
            <w:tcW w:w="0" w:type="auto"/>
          </w:tcPr>
          <w:p w14:paraId="283DC420" w14:textId="77777777" w:rsidR="00194071" w:rsidRDefault="007B7D1B">
            <w:pPr>
              <w:pStyle w:val="Compact"/>
              <w:jc w:val="right"/>
            </w:pPr>
            <w:r>
              <w:t>26</w:t>
            </w:r>
            <w:ins w:id="85" w:author="Jongsoo Kim" w:date="2019-04-04T12:47:00Z">
              <w:r w:rsidR="00865301">
                <w:t>2</w:t>
              </w:r>
            </w:ins>
            <w:del w:id="86" w:author="Jongsoo Kim" w:date="2019-04-04T12:47:00Z">
              <w:r w:rsidDel="00865301">
                <w:delText>4</w:delText>
              </w:r>
            </w:del>
          </w:p>
        </w:tc>
      </w:tr>
      <w:tr w:rsidR="00194071" w14:paraId="74D571F2" w14:textId="77777777">
        <w:tc>
          <w:tcPr>
            <w:tcW w:w="0" w:type="auto"/>
          </w:tcPr>
          <w:p w14:paraId="7AF0F627" w14:textId="77777777" w:rsidR="00194071" w:rsidRDefault="007B7D1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14:paraId="09202E82" w14:textId="77777777" w:rsidR="00194071" w:rsidRDefault="00865301">
            <w:pPr>
              <w:pStyle w:val="Compact"/>
            </w:pPr>
            <w:ins w:id="87" w:author="Jongsoo Kim" w:date="2019-04-04T13:01:00Z">
              <w:r w:rsidRPr="00865301">
                <w:t>TCGA-LAML</w:t>
              </w:r>
            </w:ins>
            <w:del w:id="88" w:author="Jongsoo Kim" w:date="2019-04-04T13:01:00Z">
              <w:r w:rsidR="007B7D1B" w:rsidDel="00865301">
                <w:delText>TCGA-PCPG</w:delText>
              </w:r>
            </w:del>
          </w:p>
        </w:tc>
        <w:tc>
          <w:tcPr>
            <w:tcW w:w="0" w:type="auto"/>
          </w:tcPr>
          <w:p w14:paraId="32A4D9EA" w14:textId="77777777" w:rsidR="00194071" w:rsidRDefault="00865301">
            <w:pPr>
              <w:pStyle w:val="Compact"/>
            </w:pPr>
            <w:proofErr w:type="spellStart"/>
            <w:ins w:id="89" w:author="Jongsoo Kim" w:date="2019-04-04T13:01:00Z">
              <w:r w:rsidRPr="00865301">
                <w:rPr>
                  <w:rFonts w:hint="eastAsia"/>
                </w:rPr>
                <w:t>급성골수성백혈병</w:t>
              </w:r>
            </w:ins>
            <w:proofErr w:type="spellEnd"/>
            <w:del w:id="90" w:author="Jongsoo Kim" w:date="2019-04-04T13:01:00Z">
              <w:r w:rsidR="007B7D1B" w:rsidDel="00865301">
                <w:delText>부신암</w:delText>
              </w:r>
            </w:del>
          </w:p>
        </w:tc>
        <w:tc>
          <w:tcPr>
            <w:tcW w:w="0" w:type="auto"/>
          </w:tcPr>
          <w:p w14:paraId="7948B1AF" w14:textId="77777777" w:rsidR="00194071" w:rsidRDefault="007B7D1B">
            <w:pPr>
              <w:pStyle w:val="Compact"/>
              <w:jc w:val="right"/>
            </w:pPr>
            <w:del w:id="91" w:author="Jongsoo Kim" w:date="2019-04-04T13:01:00Z">
              <w:r w:rsidDel="00865301">
                <w:delText>18</w:delText>
              </w:r>
            </w:del>
            <w:ins w:id="92" w:author="Jongsoo Kim" w:date="2019-04-04T13:01:00Z">
              <w:r w:rsidR="00865301">
                <w:t>244</w:t>
              </w:r>
            </w:ins>
            <w:del w:id="93" w:author="Jongsoo Kim" w:date="2019-04-04T12:47:00Z">
              <w:r w:rsidDel="00865301">
                <w:delText>4</w:delText>
              </w:r>
            </w:del>
          </w:p>
        </w:tc>
      </w:tr>
      <w:tr w:rsidR="00194071" w14:paraId="63265ED1" w14:textId="77777777">
        <w:tc>
          <w:tcPr>
            <w:tcW w:w="0" w:type="auto"/>
          </w:tcPr>
          <w:p w14:paraId="3B8135FE" w14:textId="77777777" w:rsidR="00194071" w:rsidRDefault="007B7D1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14:paraId="67012C76" w14:textId="77777777" w:rsidR="00194071" w:rsidRDefault="00865301">
            <w:pPr>
              <w:pStyle w:val="Compact"/>
            </w:pPr>
            <w:ins w:id="94" w:author="Jongsoo Kim" w:date="2019-04-04T13:00:00Z">
              <w:r>
                <w:t>TCGA-PCPG</w:t>
              </w:r>
            </w:ins>
            <w:del w:id="95" w:author="Jongsoo Kim" w:date="2019-04-04T13:00:00Z">
              <w:r w:rsidR="007B7D1B" w:rsidDel="00865301">
                <w:delText>TCGA-PAAD</w:delText>
              </w:r>
            </w:del>
          </w:p>
        </w:tc>
        <w:tc>
          <w:tcPr>
            <w:tcW w:w="0" w:type="auto"/>
          </w:tcPr>
          <w:p w14:paraId="331386E1" w14:textId="77777777" w:rsidR="00194071" w:rsidRDefault="00865301">
            <w:pPr>
              <w:pStyle w:val="Compact"/>
            </w:pPr>
            <w:proofErr w:type="spellStart"/>
            <w:ins w:id="96" w:author="Jongsoo Kim" w:date="2019-04-04T13:00:00Z">
              <w:r>
                <w:t>부신암</w:t>
              </w:r>
            </w:ins>
            <w:proofErr w:type="spellEnd"/>
            <w:del w:id="97" w:author="Jongsoo Kim" w:date="2019-04-04T13:00:00Z">
              <w:r w:rsidR="007B7D1B" w:rsidDel="00865301">
                <w:delText>췌장암</w:delText>
              </w:r>
            </w:del>
          </w:p>
        </w:tc>
        <w:tc>
          <w:tcPr>
            <w:tcW w:w="0" w:type="auto"/>
          </w:tcPr>
          <w:p w14:paraId="0F2A41AE" w14:textId="77777777" w:rsidR="00194071" w:rsidRDefault="00865301">
            <w:pPr>
              <w:pStyle w:val="Compact"/>
              <w:jc w:val="right"/>
            </w:pPr>
            <w:ins w:id="98" w:author="Jongsoo Kim" w:date="2019-04-04T13:00:00Z">
              <w:r>
                <w:t>185</w:t>
              </w:r>
            </w:ins>
            <w:del w:id="99" w:author="Jongsoo Kim" w:date="2019-04-04T13:00:00Z">
              <w:r w:rsidR="007B7D1B" w:rsidDel="00865301">
                <w:delText>18</w:delText>
              </w:r>
            </w:del>
            <w:del w:id="100" w:author="Jongsoo Kim" w:date="2019-04-04T12:48:00Z">
              <w:r w:rsidR="007B7D1B" w:rsidDel="00865301">
                <w:delText>2</w:delText>
              </w:r>
            </w:del>
          </w:p>
        </w:tc>
      </w:tr>
      <w:tr w:rsidR="00194071" w14:paraId="68C48205" w14:textId="77777777">
        <w:tc>
          <w:tcPr>
            <w:tcW w:w="0" w:type="auto"/>
          </w:tcPr>
          <w:p w14:paraId="52105104" w14:textId="77777777" w:rsidR="00194071" w:rsidRDefault="007B7D1B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14:paraId="5700DF2B" w14:textId="77777777" w:rsidR="00194071" w:rsidRDefault="00865301">
            <w:pPr>
              <w:pStyle w:val="Compact"/>
            </w:pPr>
            <w:ins w:id="101" w:author="Jongsoo Kim" w:date="2019-04-04T12:59:00Z">
              <w:r>
                <w:t>TCGA-PAAD</w:t>
              </w:r>
            </w:ins>
            <w:del w:id="102" w:author="Jongsoo Kim" w:date="2019-04-04T12:59:00Z">
              <w:r w:rsidR="007B7D1B" w:rsidDel="00865301">
                <w:delText>TCGA-TGCT</w:delText>
              </w:r>
            </w:del>
          </w:p>
        </w:tc>
        <w:tc>
          <w:tcPr>
            <w:tcW w:w="0" w:type="auto"/>
          </w:tcPr>
          <w:p w14:paraId="577E50DB" w14:textId="77777777" w:rsidR="00194071" w:rsidRDefault="00865301">
            <w:pPr>
              <w:pStyle w:val="Compact"/>
            </w:pPr>
            <w:proofErr w:type="spellStart"/>
            <w:ins w:id="103" w:author="Jongsoo Kim" w:date="2019-04-04T12:59:00Z">
              <w:r>
                <w:t>췌장암</w:t>
              </w:r>
            </w:ins>
            <w:proofErr w:type="spellEnd"/>
            <w:del w:id="104" w:author="Jongsoo Kim" w:date="2019-04-04T12:59:00Z">
              <w:r w:rsidR="007B7D1B" w:rsidDel="00865301">
                <w:delText>고환암</w:delText>
              </w:r>
            </w:del>
          </w:p>
        </w:tc>
        <w:tc>
          <w:tcPr>
            <w:tcW w:w="0" w:type="auto"/>
          </w:tcPr>
          <w:p w14:paraId="23F0D267" w14:textId="77777777" w:rsidR="00194071" w:rsidRDefault="00865301">
            <w:pPr>
              <w:pStyle w:val="Compact"/>
              <w:jc w:val="right"/>
            </w:pPr>
            <w:ins w:id="105" w:author="Jongsoo Kim" w:date="2019-04-04T13:00:00Z">
              <w:r>
                <w:t>183</w:t>
              </w:r>
            </w:ins>
            <w:del w:id="106" w:author="Jongsoo Kim" w:date="2019-04-04T13:00:00Z">
              <w:r w:rsidR="007B7D1B" w:rsidDel="00865301">
                <w:delText>154</w:delText>
              </w:r>
            </w:del>
          </w:p>
        </w:tc>
      </w:tr>
      <w:tr w:rsidR="00194071" w14:paraId="0478A4B4" w14:textId="77777777">
        <w:tc>
          <w:tcPr>
            <w:tcW w:w="0" w:type="auto"/>
          </w:tcPr>
          <w:p w14:paraId="55BCFA64" w14:textId="77777777" w:rsidR="00194071" w:rsidRDefault="007B7D1B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14:paraId="4DDEC2D7" w14:textId="77777777" w:rsidR="00194071" w:rsidRDefault="00865301">
            <w:pPr>
              <w:pStyle w:val="Compact"/>
            </w:pPr>
            <w:ins w:id="107" w:author="Jongsoo Kim" w:date="2019-04-04T12:59:00Z">
              <w:r>
                <w:t>TCGA-TGCT</w:t>
              </w:r>
            </w:ins>
            <w:del w:id="108" w:author="Jongsoo Kim" w:date="2019-04-04T12:59:00Z">
              <w:r w:rsidR="007B7D1B" w:rsidDel="00865301">
                <w:delText>TCGA-LAML</w:delText>
              </w:r>
            </w:del>
          </w:p>
        </w:tc>
        <w:tc>
          <w:tcPr>
            <w:tcW w:w="0" w:type="auto"/>
          </w:tcPr>
          <w:p w14:paraId="75E59D40" w14:textId="77777777" w:rsidR="00194071" w:rsidRDefault="00865301">
            <w:pPr>
              <w:pStyle w:val="Compact"/>
            </w:pPr>
            <w:proofErr w:type="spellStart"/>
            <w:ins w:id="109" w:author="Jongsoo Kim" w:date="2019-04-04T12:59:00Z">
              <w:r>
                <w:t>고환암</w:t>
              </w:r>
            </w:ins>
            <w:proofErr w:type="spellEnd"/>
            <w:del w:id="110" w:author="Jongsoo Kim" w:date="2019-04-04T12:59:00Z">
              <w:r w:rsidR="007B7D1B" w:rsidDel="00865301">
                <w:delText>급성골수성백혈병</w:delText>
              </w:r>
            </w:del>
          </w:p>
        </w:tc>
        <w:tc>
          <w:tcPr>
            <w:tcW w:w="0" w:type="auto"/>
          </w:tcPr>
          <w:p w14:paraId="04CE96B7" w14:textId="77777777" w:rsidR="00194071" w:rsidRDefault="00865301">
            <w:pPr>
              <w:pStyle w:val="Compact"/>
              <w:jc w:val="right"/>
            </w:pPr>
            <w:ins w:id="111" w:author="Jongsoo Kim" w:date="2019-04-04T12:59:00Z">
              <w:r>
                <w:t>154</w:t>
              </w:r>
            </w:ins>
            <w:del w:id="112" w:author="Jongsoo Kim" w:date="2019-04-04T12:48:00Z">
              <w:r w:rsidR="007B7D1B" w:rsidDel="00865301">
                <w:delText>147</w:delText>
              </w:r>
            </w:del>
          </w:p>
        </w:tc>
      </w:tr>
      <w:tr w:rsidR="00194071" w14:paraId="1A7FA27A" w14:textId="77777777">
        <w:tc>
          <w:tcPr>
            <w:tcW w:w="0" w:type="auto"/>
          </w:tcPr>
          <w:p w14:paraId="2353460A" w14:textId="77777777" w:rsidR="00194071" w:rsidRDefault="007B7D1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14:paraId="4CB2AD65" w14:textId="77777777" w:rsidR="00194071" w:rsidRDefault="007B7D1B">
            <w:pPr>
              <w:pStyle w:val="Compact"/>
            </w:pPr>
            <w:r>
              <w:t>TCGA-THYM</w:t>
            </w:r>
          </w:p>
        </w:tc>
        <w:tc>
          <w:tcPr>
            <w:tcW w:w="0" w:type="auto"/>
          </w:tcPr>
          <w:p w14:paraId="7DB2EBA1" w14:textId="77777777" w:rsidR="00194071" w:rsidRDefault="007B7D1B">
            <w:pPr>
              <w:pStyle w:val="Compact"/>
            </w:pPr>
            <w:r>
              <w:t>흉선종</w:t>
            </w:r>
          </w:p>
        </w:tc>
        <w:tc>
          <w:tcPr>
            <w:tcW w:w="0" w:type="auto"/>
          </w:tcPr>
          <w:p w14:paraId="54068DED" w14:textId="77777777" w:rsidR="00194071" w:rsidRDefault="007B7D1B">
            <w:pPr>
              <w:pStyle w:val="Compact"/>
              <w:jc w:val="right"/>
            </w:pPr>
            <w:r>
              <w:t>12</w:t>
            </w:r>
            <w:ins w:id="113" w:author="Jongsoo Kim" w:date="2019-04-04T12:48:00Z">
              <w:r w:rsidR="00865301">
                <w:t>1</w:t>
              </w:r>
            </w:ins>
            <w:del w:id="114" w:author="Jongsoo Kim" w:date="2019-04-04T12:48:00Z">
              <w:r w:rsidDel="00865301">
                <w:delText>0</w:delText>
              </w:r>
            </w:del>
          </w:p>
        </w:tc>
      </w:tr>
      <w:tr w:rsidR="00194071" w14:paraId="2CFCF087" w14:textId="77777777">
        <w:tc>
          <w:tcPr>
            <w:tcW w:w="0" w:type="auto"/>
          </w:tcPr>
          <w:p w14:paraId="2D88F2F2" w14:textId="77777777" w:rsidR="00194071" w:rsidRDefault="007B7D1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14:paraId="79DCF278" w14:textId="77777777" w:rsidR="00194071" w:rsidRDefault="007B7D1B">
            <w:pPr>
              <w:pStyle w:val="Compact"/>
            </w:pPr>
            <w:r>
              <w:t>TCGA-MESO</w:t>
            </w:r>
          </w:p>
        </w:tc>
        <w:tc>
          <w:tcPr>
            <w:tcW w:w="0" w:type="auto"/>
          </w:tcPr>
          <w:p w14:paraId="2C4EED84" w14:textId="77777777" w:rsidR="00194071" w:rsidRDefault="007B7D1B">
            <w:pPr>
              <w:pStyle w:val="Compact"/>
            </w:pPr>
            <w:r>
              <w:t>악성중피종</w:t>
            </w:r>
          </w:p>
        </w:tc>
        <w:tc>
          <w:tcPr>
            <w:tcW w:w="0" w:type="auto"/>
          </w:tcPr>
          <w:p w14:paraId="6AFAA79C" w14:textId="77777777" w:rsidR="00194071" w:rsidRDefault="007B7D1B">
            <w:pPr>
              <w:pStyle w:val="Compact"/>
              <w:jc w:val="right"/>
            </w:pPr>
            <w:r>
              <w:t>8</w:t>
            </w:r>
            <w:ins w:id="115" w:author="Jongsoo Kim" w:date="2019-04-04T12:49:00Z">
              <w:r w:rsidR="00865301">
                <w:t>7</w:t>
              </w:r>
            </w:ins>
            <w:del w:id="116" w:author="Jongsoo Kim" w:date="2019-04-04T12:49:00Z">
              <w:r w:rsidDel="00865301">
                <w:delText>6</w:delText>
              </w:r>
            </w:del>
          </w:p>
        </w:tc>
      </w:tr>
      <w:tr w:rsidR="00194071" w14:paraId="7A9C70EA" w14:textId="77777777">
        <w:tc>
          <w:tcPr>
            <w:tcW w:w="0" w:type="auto"/>
          </w:tcPr>
          <w:p w14:paraId="7EA43166" w14:textId="77777777" w:rsidR="00194071" w:rsidRDefault="007B7D1B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14:paraId="7C080565" w14:textId="77777777" w:rsidR="00194071" w:rsidRDefault="007B7D1B">
            <w:pPr>
              <w:pStyle w:val="Compact"/>
            </w:pPr>
            <w:r>
              <w:t>TCGA-ACC</w:t>
            </w:r>
          </w:p>
        </w:tc>
        <w:tc>
          <w:tcPr>
            <w:tcW w:w="0" w:type="auto"/>
          </w:tcPr>
          <w:p w14:paraId="5AC3F0E5" w14:textId="77777777" w:rsidR="00194071" w:rsidRDefault="007B7D1B">
            <w:pPr>
              <w:pStyle w:val="Compact"/>
            </w:pPr>
            <w:r>
              <w:t>부신피질암</w:t>
            </w:r>
          </w:p>
        </w:tc>
        <w:tc>
          <w:tcPr>
            <w:tcW w:w="0" w:type="auto"/>
          </w:tcPr>
          <w:p w14:paraId="29FD6F1D" w14:textId="77777777" w:rsidR="00194071" w:rsidRDefault="007B7D1B">
            <w:pPr>
              <w:pStyle w:val="Compact"/>
              <w:jc w:val="right"/>
            </w:pPr>
            <w:r>
              <w:t>77</w:t>
            </w:r>
          </w:p>
        </w:tc>
      </w:tr>
      <w:tr w:rsidR="00194071" w14:paraId="27B4E5B3" w14:textId="77777777">
        <w:tc>
          <w:tcPr>
            <w:tcW w:w="0" w:type="auto"/>
          </w:tcPr>
          <w:p w14:paraId="5EA4C8DA" w14:textId="77777777" w:rsidR="00194071" w:rsidRDefault="007B7D1B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14:paraId="72BA392C" w14:textId="77777777" w:rsidR="00194071" w:rsidRDefault="007B7D1B">
            <w:pPr>
              <w:pStyle w:val="Compact"/>
            </w:pPr>
            <w:r>
              <w:t>TCGA-UCS</w:t>
            </w:r>
          </w:p>
        </w:tc>
        <w:tc>
          <w:tcPr>
            <w:tcW w:w="0" w:type="auto"/>
          </w:tcPr>
          <w:p w14:paraId="6D302EFD" w14:textId="77777777" w:rsidR="00194071" w:rsidRDefault="007B7D1B">
            <w:pPr>
              <w:pStyle w:val="Compact"/>
            </w:pPr>
            <w:r>
              <w:t>자궁육종</w:t>
            </w:r>
          </w:p>
        </w:tc>
        <w:tc>
          <w:tcPr>
            <w:tcW w:w="0" w:type="auto"/>
          </w:tcPr>
          <w:p w14:paraId="6C87903A" w14:textId="77777777" w:rsidR="00194071" w:rsidRDefault="007B7D1B">
            <w:pPr>
              <w:pStyle w:val="Compact"/>
              <w:jc w:val="right"/>
            </w:pPr>
            <w:r>
              <w:t>5</w:t>
            </w:r>
            <w:ins w:id="117" w:author="Jongsoo Kim" w:date="2019-04-04T12:49:00Z">
              <w:r w:rsidR="00865301">
                <w:t>7</w:t>
              </w:r>
            </w:ins>
            <w:del w:id="118" w:author="Jongsoo Kim" w:date="2019-04-04T12:49:00Z">
              <w:r w:rsidDel="00865301">
                <w:delText>6</w:delText>
              </w:r>
            </w:del>
          </w:p>
        </w:tc>
      </w:tr>
      <w:tr w:rsidR="00194071" w14:paraId="2415147B" w14:textId="77777777">
        <w:tc>
          <w:tcPr>
            <w:tcW w:w="0" w:type="auto"/>
          </w:tcPr>
          <w:p w14:paraId="61DCDBC4" w14:textId="77777777" w:rsidR="00194071" w:rsidRDefault="007B7D1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14:paraId="70E7E2F0" w14:textId="77777777" w:rsidR="00194071" w:rsidRDefault="007B7D1B">
            <w:pPr>
              <w:pStyle w:val="Compact"/>
            </w:pPr>
            <w:r>
              <w:t>TCGA-DLBC</w:t>
            </w:r>
          </w:p>
        </w:tc>
        <w:tc>
          <w:tcPr>
            <w:tcW w:w="0" w:type="auto"/>
          </w:tcPr>
          <w:p w14:paraId="0AFA113E" w14:textId="77777777"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미만성거대</w:t>
            </w:r>
            <w:proofErr w:type="spellEnd"/>
            <w:r>
              <w:rPr>
                <w:lang w:eastAsia="ko-KR"/>
              </w:rPr>
              <w:t>B</w:t>
            </w:r>
            <w:proofErr w:type="spellStart"/>
            <w:r>
              <w:rPr>
                <w:lang w:eastAsia="ko-KR"/>
              </w:rPr>
              <w:t>세포림프종</w:t>
            </w:r>
            <w:proofErr w:type="spellEnd"/>
          </w:p>
        </w:tc>
        <w:tc>
          <w:tcPr>
            <w:tcW w:w="0" w:type="auto"/>
          </w:tcPr>
          <w:p w14:paraId="36743B56" w14:textId="77777777" w:rsidR="00194071" w:rsidRDefault="007B7D1B">
            <w:pPr>
              <w:pStyle w:val="Compact"/>
              <w:jc w:val="right"/>
            </w:pPr>
            <w:r>
              <w:t>47</w:t>
            </w:r>
          </w:p>
        </w:tc>
      </w:tr>
    </w:tbl>
    <w:p w14:paraId="57BF7C0A" w14:textId="77777777" w:rsidR="00194071" w:rsidRDefault="003A0280">
      <w:pPr>
        <w:pStyle w:val="Compact"/>
      </w:pPr>
      <w:r>
        <w:rPr>
          <w:noProof/>
        </w:rPr>
        <w:pict w14:anchorId="77B276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test" style="width:450.8pt;height:226pt;mso-width-percent:0;mso-height-percent:0;mso-width-percent:0;mso-height-percent:0">
            <v:imagedata r:id="rId5" o:title="test"/>
          </v:shape>
        </w:pict>
      </w:r>
    </w:p>
    <w:p w14:paraId="68065ECD" w14:textId="3FFBEFD4" w:rsidR="00194071" w:rsidRDefault="004565B3">
      <w:ins w:id="119" w:author="Jongsoo Kim" w:date="2019-04-04T13:36:00Z"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각각의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클래스들이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균일하지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치우쳐</w:t>
        </w:r>
      </w:ins>
      <w:ins w:id="120" w:author="Jongsoo Kim" w:date="2019-04-04T13:46:00Z">
        <w:r w:rsidR="00903249">
          <w:rPr>
            <w:rFonts w:hint="eastAsia"/>
            <w:lang w:eastAsia="ko-KR"/>
          </w:rPr>
          <w:t>져</w:t>
        </w:r>
      </w:ins>
      <w:ins w:id="121" w:author="Jongsoo Kim" w:date="2019-04-04T13:36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</w:t>
        </w:r>
      </w:ins>
      <w:ins w:id="122" w:author="Jongsoo Kim" w:date="2019-04-04T13:44:00Z"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</w:ins>
      <w:del w:id="123" w:author="Jongsoo Kim" w:date="2019-04-04T13:45:00Z">
        <w:r w:rsidR="007B7D1B" w:rsidDel="00903249">
          <w:rPr>
            <w:lang w:eastAsia="ko-KR"/>
          </w:rPr>
          <w:delText>눈으로</w:delText>
        </w:r>
        <w:r w:rsidR="007B7D1B" w:rsidDel="00903249">
          <w:rPr>
            <w:lang w:eastAsia="ko-KR"/>
          </w:rPr>
          <w:delText xml:space="preserve"> </w:delText>
        </w:r>
        <w:r w:rsidR="007B7D1B" w:rsidDel="00903249">
          <w:rPr>
            <w:lang w:eastAsia="ko-KR"/>
          </w:rPr>
          <w:delText>살펴봐도</w:delText>
        </w:r>
        <w:r w:rsidR="007B7D1B" w:rsidDel="00903249">
          <w:rPr>
            <w:lang w:eastAsia="ko-KR"/>
          </w:rPr>
          <w:delText xml:space="preserve"> </w:delText>
        </w:r>
      </w:del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불균형</w:t>
      </w:r>
      <w:r w:rsidR="007B7D1B">
        <w:rPr>
          <w:lang w:eastAsia="ko-KR"/>
        </w:rPr>
        <w:t>(class imbalance)</w:t>
      </w:r>
      <w:r w:rsidR="007B7D1B">
        <w:rPr>
          <w:lang w:eastAsia="ko-KR"/>
        </w:rPr>
        <w:t>이</w:t>
      </w:r>
      <w:ins w:id="124" w:author="Jongsoo Kim" w:date="2019-04-04T13:45:00Z">
        <w:r w:rsidR="00903249">
          <w:rPr>
            <w:rFonts w:hint="eastAsia"/>
            <w:lang w:eastAsia="ko-KR"/>
          </w:rPr>
          <w:t>라고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한다</w:t>
        </w:r>
        <w:r w:rsidR="00903249">
          <w:rPr>
            <w:rFonts w:hint="eastAsia"/>
            <w:lang w:eastAsia="ko-KR"/>
          </w:rPr>
          <w:t>.</w:t>
        </w:r>
        <w:r w:rsidR="00903249">
          <w:rPr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우리는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이를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수치화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하기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위해</w:t>
        </w:r>
        <w:r w:rsidR="00903249"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 xml:space="preserve"> </w:t>
      </w:r>
      <w:del w:id="125" w:author="Jongsoo Kim" w:date="2019-04-04T13:45:00Z">
        <w:r w:rsidR="007B7D1B" w:rsidDel="00903249">
          <w:delText>보이기에</w:delText>
        </w:r>
        <w:r w:rsidR="007B7D1B" w:rsidDel="00903249">
          <w:delText xml:space="preserve"> </w:delText>
        </w:r>
      </w:del>
      <w:r w:rsidR="007B7D1B">
        <w:t>ID(</w:t>
      </w:r>
      <w:ins w:id="126" w:author="Jongsoo Kim" w:date="2019-04-04T14:05:00Z">
        <w:r w:rsidR="001C398C">
          <w:rPr>
            <w:lang w:eastAsia="ko-KR"/>
          </w:rPr>
          <w:t>i</w:t>
        </w:r>
      </w:ins>
      <w:del w:id="127" w:author="Jongsoo Kim" w:date="2019-04-04T14:05:00Z">
        <w:r w:rsidR="007B7D1B" w:rsidDel="001C398C">
          <w:delText>I</w:delText>
        </w:r>
      </w:del>
      <w:r w:rsidR="007B7D1B">
        <w:t xml:space="preserve">mbalance </w:t>
      </w:r>
      <w:ins w:id="128" w:author="Jongsoo Kim" w:date="2019-04-04T14:05:00Z">
        <w:r w:rsidR="001C398C">
          <w:t>d</w:t>
        </w:r>
      </w:ins>
      <w:del w:id="129" w:author="Jongsoo Kim" w:date="2019-04-04T14:05:00Z">
        <w:r w:rsidR="007B7D1B" w:rsidDel="001C398C">
          <w:delText>D</w:delText>
        </w:r>
      </w:del>
      <w:r w:rsidR="007B7D1B">
        <w:t>egree)</w:t>
      </w:r>
      <w:r w:rsidR="007B7D1B">
        <w:t>를</w:t>
      </w:r>
      <w:r w:rsidR="007B7D1B">
        <w:t xml:space="preserve"> </w:t>
      </w:r>
      <w:proofErr w:type="spellStart"/>
      <w:r w:rsidR="007B7D1B">
        <w:t>측정해</w:t>
      </w:r>
      <w:proofErr w:type="spellEnd"/>
      <w:r w:rsidR="007B7D1B">
        <w:t xml:space="preserve"> </w:t>
      </w:r>
      <w:proofErr w:type="spellStart"/>
      <w:r w:rsidR="007B7D1B">
        <w:t>보았</w:t>
      </w:r>
      <w:del w:id="130" w:author="Jongsoo Kim" w:date="2019-04-04T13:11:00Z">
        <w:r w:rsidR="007B7D1B" w:rsidDel="000E7F5F">
          <w:delText>습니</w:delText>
        </w:r>
      </w:del>
      <w:r w:rsidR="007B7D1B">
        <w:t>다</w:t>
      </w:r>
      <w:proofErr w:type="spellEnd"/>
      <w:r w:rsidR="007B7D1B">
        <w:t xml:space="preserve">[1]. </w:t>
      </w:r>
      <w:proofErr w:type="spellStart"/>
      <w:r w:rsidR="007B7D1B">
        <w:t>클래스</w:t>
      </w:r>
      <w:proofErr w:type="spellEnd"/>
      <w:r w:rsidR="007B7D1B">
        <w:t xml:space="preserve"> </w:t>
      </w:r>
      <w:proofErr w:type="spellStart"/>
      <w:r w:rsidR="007B7D1B">
        <w:t>불균형</w:t>
      </w:r>
      <w:proofErr w:type="spellEnd"/>
      <w:r w:rsidR="007B7D1B">
        <w:t xml:space="preserve"> </w:t>
      </w:r>
      <w:proofErr w:type="spellStart"/>
      <w:r w:rsidR="007B7D1B">
        <w:t>문제는</w:t>
      </w:r>
      <w:proofErr w:type="spellEnd"/>
      <w:r w:rsidR="007B7D1B">
        <w:t xml:space="preserve"> 1) balanced problem, 2) </w:t>
      </w:r>
      <w:proofErr w:type="spellStart"/>
      <w:r w:rsidR="007B7D1B">
        <w:t>unbalnaced</w:t>
      </w:r>
      <w:proofErr w:type="spellEnd"/>
      <w:r w:rsidR="007B7D1B">
        <w:t xml:space="preserve"> problem showing multi-majority, 3) a multi-minority unbalanced problem </w:t>
      </w:r>
      <w:r w:rsidR="007B7D1B">
        <w:t>세</w:t>
      </w:r>
      <w:r w:rsidR="007B7D1B">
        <w:t xml:space="preserve"> </w:t>
      </w:r>
      <w:proofErr w:type="spellStart"/>
      <w:r w:rsidR="007B7D1B">
        <w:t>가지로</w:t>
      </w:r>
      <w:proofErr w:type="spellEnd"/>
      <w:r w:rsidR="007B7D1B">
        <w:t xml:space="preserve"> </w:t>
      </w:r>
      <w:proofErr w:type="spellStart"/>
      <w:r w:rsidR="007B7D1B">
        <w:t>분류되는데</w:t>
      </w:r>
      <w:proofErr w:type="spellEnd"/>
      <w:r w:rsidR="007B7D1B">
        <w:t xml:space="preserve">[2,3], ID </w:t>
      </w:r>
      <w:proofErr w:type="spellStart"/>
      <w:r w:rsidR="007B7D1B">
        <w:t>값으로</w:t>
      </w:r>
      <w:proofErr w:type="spellEnd"/>
      <w:r w:rsidR="007B7D1B">
        <w:t xml:space="preserve"> </w:t>
      </w:r>
      <w:r w:rsidR="007B7D1B">
        <w:t>어</w:t>
      </w:r>
      <w:del w:id="131" w:author="TaeJin Ahn" w:date="2019-04-05T09:13:00Z">
        <w:r w:rsidR="007B7D1B" w:rsidDel="001936DD">
          <w:rPr>
            <w:rFonts w:hint="eastAsia"/>
            <w:lang w:eastAsia="ko-KR"/>
          </w:rPr>
          <w:delText>떤</w:delText>
        </w:r>
      </w:del>
      <w:ins w:id="132" w:author="TaeJin Ahn" w:date="2019-04-05T09:13:00Z">
        <w:r w:rsidR="001936DD">
          <w:rPr>
            <w:rFonts w:hint="eastAsia"/>
            <w:lang w:eastAsia="ko-KR"/>
          </w:rPr>
          <w:t>떠한</w:t>
        </w:r>
      </w:ins>
      <w:r w:rsidR="007B7D1B">
        <w:t xml:space="preserve"> </w:t>
      </w:r>
      <w:ins w:id="133" w:author="TaeJin Ahn" w:date="2019-04-05T09:13:00Z">
        <w:r w:rsidR="001936DD">
          <w:rPr>
            <w:rFonts w:hint="eastAsia"/>
            <w:lang w:eastAsia="ko-KR"/>
          </w:rPr>
          <w:t>불균형에</w:t>
        </w:r>
      </w:ins>
      <w:del w:id="134" w:author="TaeJin Ahn" w:date="2019-04-05T09:13:00Z">
        <w:r w:rsidR="007B7D1B" w:rsidDel="001936DD">
          <w:delText>문제에</w:delText>
        </w:r>
        <w:r w:rsidR="007B7D1B" w:rsidDel="001936DD">
          <w:delText xml:space="preserve"> </w:delText>
        </w:r>
      </w:del>
      <w:proofErr w:type="spellStart"/>
      <w:r w:rsidR="007B7D1B">
        <w:t>속하는지</w:t>
      </w:r>
      <w:proofErr w:type="spellEnd"/>
      <w:r w:rsidR="007B7D1B">
        <w:t xml:space="preserve"> </w:t>
      </w:r>
      <w:r w:rsidR="007B7D1B">
        <w:lastRenderedPageBreak/>
        <w:t>알</w:t>
      </w:r>
      <w:r w:rsidR="007B7D1B">
        <w:t xml:space="preserve"> </w:t>
      </w:r>
      <w:r w:rsidR="007B7D1B">
        <w:t>수</w:t>
      </w:r>
      <w:r w:rsidR="007B7D1B">
        <w:t xml:space="preserve"> </w:t>
      </w:r>
      <w:proofErr w:type="spellStart"/>
      <w:r w:rsidR="007B7D1B">
        <w:t>있</w:t>
      </w:r>
      <w:del w:id="135" w:author="TaeJin Ahn" w:date="2019-04-05T09:13:00Z">
        <w:r w:rsidR="007B7D1B" w:rsidDel="001936DD">
          <w:delText>습니</w:delText>
        </w:r>
      </w:del>
      <w:r w:rsidR="007B7D1B">
        <w:t>다</w:t>
      </w:r>
      <w:proofErr w:type="spellEnd"/>
      <w:r w:rsidR="007B7D1B">
        <w:t xml:space="preserve">. </w:t>
      </w:r>
      <w:del w:id="136" w:author="Jongsoo Kim" w:date="2019-04-05T12:40:00Z">
        <w:r w:rsidR="007B7D1B" w:rsidDel="00811AE7">
          <w:delText>값은</w:delText>
        </w:r>
        <w:r w:rsidR="007B7D1B" w:rsidDel="00811AE7">
          <w:delText xml:space="preserve"> 11.56</w:delText>
        </w:r>
        <w:r w:rsidR="007B7D1B" w:rsidDel="00811AE7">
          <w:delText>으로</w:delText>
        </w:r>
      </w:del>
      <w:r w:rsidR="007B7D1B">
        <w:t xml:space="preserve"> unbalanced problem showing multi-majority </w:t>
      </w:r>
      <w:r w:rsidR="007B7D1B">
        <w:t>와</w:t>
      </w:r>
      <w:r w:rsidR="007B7D1B">
        <w:t xml:space="preserve"> a multi-minority unbalanced problem </w:t>
      </w:r>
      <w:proofErr w:type="spellStart"/>
      <w:r w:rsidR="007B7D1B">
        <w:t>중간</w:t>
      </w:r>
      <w:proofErr w:type="spellEnd"/>
      <w:r w:rsidR="007B7D1B">
        <w:t xml:space="preserve"> </w:t>
      </w:r>
      <w:proofErr w:type="spellStart"/>
      <w:r w:rsidR="007B7D1B">
        <w:t>정도로</w:t>
      </w:r>
      <w:proofErr w:type="spellEnd"/>
      <w:r w:rsidR="007B7D1B">
        <w:t xml:space="preserve"> imbalance </w:t>
      </w:r>
      <w:r w:rsidR="007B7D1B">
        <w:t>한</w:t>
      </w:r>
      <w:r w:rsidR="007B7D1B">
        <w:t xml:space="preserve"> </w:t>
      </w:r>
      <w:proofErr w:type="spellStart"/>
      <w:r w:rsidR="007B7D1B">
        <w:t>것을</w:t>
      </w:r>
      <w:proofErr w:type="spellEnd"/>
      <w:r w:rsidR="007B7D1B">
        <w:t xml:space="preserve"> </w:t>
      </w:r>
      <w:proofErr w:type="spellStart"/>
      <w:r w:rsidR="007B7D1B">
        <w:t>확인했</w:t>
      </w:r>
      <w:del w:id="137" w:author="Jongsoo Kim" w:date="2019-04-04T13:50:00Z">
        <w:r w:rsidR="007B7D1B" w:rsidDel="00903249">
          <w:delText>습니</w:delText>
        </w:r>
      </w:del>
      <w:proofErr w:type="gramStart"/>
      <w:r w:rsidR="007B7D1B">
        <w:t>다</w:t>
      </w:r>
      <w:proofErr w:type="spellEnd"/>
      <w:ins w:id="138" w:author="Jongsoo Kim" w:date="2019-04-05T12:41:00Z">
        <w:r w:rsidR="00BB128B">
          <w:rPr>
            <w:rFonts w:hint="eastAsia"/>
            <w:lang w:eastAsia="ko-KR"/>
          </w:rPr>
          <w:t xml:space="preserve">( </w:t>
        </w:r>
        <w:r w:rsidR="00BB128B">
          <w:rPr>
            <w:lang w:eastAsia="ko-KR"/>
          </w:rPr>
          <w:t>ID</w:t>
        </w:r>
        <w:proofErr w:type="gramEnd"/>
        <w:r w:rsidR="00BB128B">
          <w:rPr>
            <w:lang w:eastAsia="ko-KR"/>
          </w:rPr>
          <w:t xml:space="preserve"> : 11.56)</w:t>
        </w:r>
      </w:ins>
      <w:r w:rsidR="007B7D1B">
        <w:t>.</w:t>
      </w:r>
    </w:p>
    <w:p w14:paraId="576FD023" w14:textId="40E1BC1C" w:rsidR="00194071" w:rsidRDefault="007B7D1B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불균형에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ins w:id="139" w:author="Jongsoo Kim" w:date="2019-04-05T12:42:00Z">
        <w:r w:rsidR="00BB128B">
          <w:rPr>
            <w:rFonts w:hint="eastAsia"/>
            <w:lang w:eastAsia="ko-KR"/>
          </w:rPr>
          <w:t>예측</w:t>
        </w:r>
        <w:r w:rsidR="00BB128B">
          <w:rPr>
            <w:rFonts w:hint="eastAsia"/>
            <w:lang w:eastAsia="ko-KR"/>
          </w:rPr>
          <w:t xml:space="preserve"> </w:t>
        </w:r>
      </w:ins>
      <w:ins w:id="140" w:author="Jongsoo Kim" w:date="2019-04-05T12:41:00Z">
        <w:r w:rsidR="00BB128B">
          <w:rPr>
            <w:rFonts w:hint="eastAsia"/>
            <w:lang w:eastAsia="ko-KR"/>
          </w:rPr>
          <w:t>성</w:t>
        </w:r>
      </w:ins>
      <w:ins w:id="141" w:author="Jongsoo Kim" w:date="2019-04-05T12:42:00Z">
        <w:r w:rsidR="00BB128B">
          <w:rPr>
            <w:rFonts w:hint="eastAsia"/>
            <w:lang w:eastAsia="ko-KR"/>
          </w:rPr>
          <w:t>능</w:t>
        </w:r>
      </w:ins>
      <w:del w:id="142" w:author="Jongsoo Kim" w:date="2019-04-05T12:41:00Z">
        <w:r w:rsidDel="00BB128B">
          <w:rPr>
            <w:lang w:eastAsia="ko-KR"/>
          </w:rPr>
          <w:delText>예측률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저하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data-level methods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선택했고</w:t>
      </w:r>
      <w:r>
        <w:rPr>
          <w:lang w:eastAsia="ko-KR"/>
        </w:rPr>
        <w:t>, sampling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feature selection</w:t>
      </w:r>
      <w:ins w:id="143" w:author="Jongsoo Kim" w:date="2019-04-04T13:55:00Z">
        <w:r w:rsidR="00903249">
          <w:rPr>
            <w:rFonts w:hint="eastAsia"/>
            <w:lang w:eastAsia="ko-KR"/>
          </w:rPr>
          <w:t xml:space="preserve"> </w:t>
        </w:r>
      </w:ins>
      <w:ins w:id="144" w:author="Jongsoo Kim" w:date="2019-04-04T13:51:00Z">
        <w:r w:rsidR="00903249">
          <w:rPr>
            <w:rFonts w:hint="eastAsia"/>
            <w:lang w:eastAsia="ko-KR"/>
          </w:rPr>
          <w:t>방법을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통해</w:t>
        </w:r>
        <w:r w:rsidR="00903249">
          <w:rPr>
            <w:rFonts w:hint="eastAsia"/>
            <w:lang w:eastAsia="ko-KR"/>
          </w:rPr>
          <w:t xml:space="preserve"> </w:t>
        </w:r>
      </w:ins>
      <w:del w:id="145" w:author="Jongsoo Kim" w:date="2019-04-04T13:51:00Z">
        <w:r w:rsidDel="00903249">
          <w:rPr>
            <w:lang w:eastAsia="ko-KR"/>
          </w:rPr>
          <w:delText>으로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개선하는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취했</w:t>
      </w:r>
      <w:del w:id="146" w:author="Jongsoo Kim" w:date="2019-04-04T13:51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del w:id="147" w:author="Jongsoo Kim" w:date="2019-04-05T12:43:00Z">
        <w:r w:rsidDel="00BB128B">
          <w:rPr>
            <w:lang w:eastAsia="ko-KR"/>
          </w:rPr>
          <w:delText>물론</w:delText>
        </w:r>
        <w:r w:rsidDel="00BB128B">
          <w:rPr>
            <w:lang w:eastAsia="ko-KR"/>
          </w:rPr>
          <w:delText xml:space="preserve"> sampling</w:delText>
        </w:r>
        <w:r w:rsidDel="00BB128B">
          <w:rPr>
            <w:lang w:eastAsia="ko-KR"/>
          </w:rPr>
          <w:delText>이나</w:delText>
        </w:r>
        <w:r w:rsidDel="00BB128B">
          <w:rPr>
            <w:lang w:eastAsia="ko-KR"/>
          </w:rPr>
          <w:delText xml:space="preserve"> algorithm-l</w:delText>
        </w:r>
      </w:del>
      <w:del w:id="148" w:author="Jongsoo Kim" w:date="2019-04-05T12:42:00Z">
        <w:r w:rsidDel="00BB128B">
          <w:rPr>
            <w:lang w:eastAsia="ko-KR"/>
          </w:rPr>
          <w:delText xml:space="preserve">evel methods </w:delText>
        </w:r>
        <w:r w:rsidDel="00BB128B">
          <w:rPr>
            <w:lang w:eastAsia="ko-KR"/>
          </w:rPr>
          <w:delText>또는</w:delText>
        </w:r>
        <w:r w:rsidDel="00BB128B">
          <w:rPr>
            <w:lang w:eastAsia="ko-KR"/>
          </w:rPr>
          <w:delText xml:space="preserve"> hybrid methods </w:delText>
        </w:r>
        <w:r w:rsidDel="00BB128B">
          <w:rPr>
            <w:lang w:eastAsia="ko-KR"/>
          </w:rPr>
          <w:delText>기반의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전략도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좋지만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이번에는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논외로</w:delText>
        </w:r>
        <w:r w:rsidDel="00BB128B">
          <w:rPr>
            <w:lang w:eastAsia="ko-KR"/>
          </w:rPr>
          <w:delText xml:space="preserve"> </w:delText>
        </w:r>
      </w:del>
      <w:del w:id="149" w:author="Jongsoo Kim" w:date="2019-04-04T13:52:00Z">
        <w:r w:rsidDel="00903249">
          <w:rPr>
            <w:lang w:eastAsia="ko-KR"/>
          </w:rPr>
          <w:delText>합니다</w:delText>
        </w:r>
      </w:del>
      <w:del w:id="150" w:author="Jongsoo Kim" w:date="2019-04-05T12:42:00Z">
        <w:r w:rsidDel="00BB128B">
          <w:rPr>
            <w:lang w:eastAsia="ko-KR"/>
          </w:rPr>
          <w:delText>.</w:delText>
        </w:r>
      </w:del>
    </w:p>
    <w:p w14:paraId="7790BD9B" w14:textId="6EF30F32" w:rsidR="00194071" w:rsidRDefault="007B7D1B">
      <w:pPr>
        <w:pStyle w:val="2"/>
        <w:rPr>
          <w:lang w:eastAsia="ko-KR"/>
        </w:rPr>
      </w:pPr>
      <w:bookmarkStart w:id="151" w:name="feature-선택"/>
      <w:del w:id="152" w:author="Jongsoo Kim" w:date="2019-04-04T13:54:00Z">
        <w:r w:rsidDel="00903249">
          <w:rPr>
            <w:lang w:eastAsia="ko-KR"/>
          </w:rPr>
          <w:delText xml:space="preserve">Feature </w:delText>
        </w:r>
      </w:del>
      <w:ins w:id="153" w:author="Jongsoo Kim" w:date="2019-04-04T13:54:00Z">
        <w:r w:rsidR="00903249">
          <w:rPr>
            <w:rFonts w:hint="eastAsia"/>
            <w:lang w:eastAsia="ko-KR"/>
          </w:rPr>
          <w:t>특징</w:t>
        </w:r>
        <w:r w:rsidR="00903249">
          <w:rPr>
            <w:lang w:eastAsia="ko-KR"/>
          </w:rPr>
          <w:t xml:space="preserve"> </w:t>
        </w:r>
      </w:ins>
      <w:r>
        <w:rPr>
          <w:lang w:eastAsia="ko-KR"/>
        </w:rPr>
        <w:t>선택</w:t>
      </w:r>
      <w:ins w:id="154" w:author="Jongsoo Kim" w:date="2019-04-05T12:43:00Z"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>(Feature Selection)</w:t>
        </w:r>
      </w:ins>
    </w:p>
    <w:bookmarkEnd w:id="151"/>
    <w:p w14:paraId="06C6DCEC" w14:textId="21929492" w:rsidR="00194071" w:rsidRDefault="007B7D1B">
      <w:pPr>
        <w:rPr>
          <w:lang w:eastAsia="ko-KR"/>
        </w:rPr>
      </w:pPr>
      <w:r>
        <w:rPr>
          <w:lang w:eastAsia="ko-KR"/>
        </w:rPr>
        <w:t>RNA</w:t>
      </w:r>
      <w:ins w:id="155" w:author="Jongsoo Kim" w:date="2019-04-05T12:44:00Z">
        <w:r w:rsidR="00BB128B">
          <w:rPr>
            <w:rFonts w:hint="eastAsia"/>
            <w:lang w:eastAsia="ko-KR"/>
          </w:rPr>
          <w:t xml:space="preserve"> </w:t>
        </w:r>
        <w:proofErr w:type="spellStart"/>
        <w:r w:rsidR="00BB128B">
          <w:rPr>
            <w:rFonts w:hint="eastAsia"/>
            <w:lang w:eastAsia="ko-KR"/>
          </w:rPr>
          <w:t>발현량</w:t>
        </w:r>
        <w:proofErr w:type="spellEnd"/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값은</w:t>
        </w:r>
      </w:ins>
      <w:del w:id="156" w:author="Jongsoo Kim" w:date="2019-04-05T12:44:00Z">
        <w:r w:rsidDel="00BB128B">
          <w:rPr>
            <w:lang w:eastAsia="ko-KR"/>
          </w:rPr>
          <w:delText>는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2</w:t>
      </w:r>
      <w:r>
        <w:rPr>
          <w:lang w:eastAsia="ko-KR"/>
        </w:rPr>
        <w:t>만개</w:t>
      </w:r>
      <w:r>
        <w:rPr>
          <w:lang w:eastAsia="ko-KR"/>
        </w:rPr>
        <w:t>(gene expression), methylation</w:t>
      </w:r>
      <w:ins w:id="157" w:author="Jongsoo Kim" w:date="2019-04-05T12:44:00Z">
        <w:r w:rsidR="00BB128B">
          <w:rPr>
            <w:rFonts w:hint="eastAsia"/>
            <w:lang w:eastAsia="ko-KR"/>
          </w:rPr>
          <w:t>베타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값</w:t>
        </w:r>
      </w:ins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48</w:t>
      </w:r>
      <w:r>
        <w:rPr>
          <w:lang w:eastAsia="ko-KR"/>
        </w:rPr>
        <w:t>만개</w:t>
      </w:r>
      <w:r>
        <w:rPr>
          <w:lang w:eastAsia="ko-KR"/>
        </w:rPr>
        <w:t xml:space="preserve">(DNA methylation) </w:t>
      </w:r>
      <w:r>
        <w:rPr>
          <w:lang w:eastAsia="ko-KR"/>
        </w:rPr>
        <w:t>정도의</w:t>
      </w:r>
      <w:r>
        <w:rPr>
          <w:lang w:eastAsia="ko-KR"/>
        </w:rPr>
        <w:t xml:space="preserve"> feature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158" w:author="Jongsoo Kim" w:date="2019-04-04T13:53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1,000</w:t>
      </w:r>
      <w:r>
        <w:rPr>
          <w:lang w:eastAsia="ko-KR"/>
        </w:rPr>
        <w:t>개에서</w:t>
      </w:r>
      <w:r>
        <w:rPr>
          <w:lang w:eastAsia="ko-KR"/>
        </w:rPr>
        <w:t xml:space="preserve"> 5,000</w:t>
      </w:r>
      <w:r>
        <w:rPr>
          <w:lang w:eastAsia="ko-KR"/>
        </w:rPr>
        <w:t>개까지</w:t>
      </w:r>
      <w:r>
        <w:rPr>
          <w:lang w:eastAsia="ko-KR"/>
        </w:rPr>
        <w:t xml:space="preserve"> </w:t>
      </w:r>
      <w:proofErr w:type="spellStart"/>
      <w:ins w:id="159" w:author="Jongsoo Kim" w:date="2019-04-04T13:55:00Z">
        <w:r w:rsidR="001C398C">
          <w:rPr>
            <w:rFonts w:hint="eastAsia"/>
            <w:lang w:eastAsia="ko-KR"/>
          </w:rPr>
          <w:t>특징</w:t>
        </w:r>
      </w:ins>
      <w:r>
        <w:rPr>
          <w:lang w:eastAsia="ko-KR"/>
        </w:rPr>
        <w:t>선택을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feature </w:t>
      </w:r>
      <w:del w:id="160" w:author="Jongsoo Kim" w:date="2019-04-04T13:58:00Z">
        <w:r w:rsidDel="001C398C">
          <w:rPr>
            <w:lang w:eastAsia="ko-KR"/>
          </w:rPr>
          <w:delText>개</w:delText>
        </w:r>
      </w:del>
      <w:r>
        <w:rPr>
          <w:lang w:eastAsia="ko-KR"/>
        </w:rPr>
        <w:t>수</w:t>
      </w:r>
      <w:ins w:id="161" w:author="Jongsoo Kim" w:date="2019-04-04T13:58:00Z">
        <w:r w:rsidR="001C398C">
          <w:rPr>
            <w:rFonts w:hint="eastAsia"/>
            <w:lang w:eastAsia="ko-KR"/>
          </w:rPr>
          <w:t>를</w:t>
        </w:r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rFonts w:hint="eastAsia"/>
            <w:lang w:eastAsia="ko-KR"/>
          </w:rPr>
          <w:t>이용</w:t>
        </w:r>
      </w:ins>
      <w:ins w:id="162" w:author="Jongsoo Kim" w:date="2019-04-05T12:46:00Z">
        <w:r w:rsidR="00BB128B">
          <w:rPr>
            <w:rFonts w:hint="eastAsia"/>
            <w:lang w:eastAsia="ko-KR"/>
          </w:rPr>
          <w:t xml:space="preserve"> </w:t>
        </w:r>
      </w:ins>
      <w:ins w:id="163" w:author="Jongsoo Kim" w:date="2019-04-04T13:58:00Z">
        <w:r w:rsidR="001C398C">
          <w:rPr>
            <w:rFonts w:hint="eastAsia"/>
            <w:lang w:eastAsia="ko-KR"/>
          </w:rPr>
          <w:t>할</w:t>
        </w:r>
      </w:ins>
      <w:ins w:id="164" w:author="Jongsoo Kim" w:date="2019-04-05T12:46:00Z">
        <w:r w:rsidR="00BB128B">
          <w:rPr>
            <w:rFonts w:hint="eastAsia"/>
            <w:lang w:eastAsia="ko-KR"/>
          </w:rPr>
          <w:t xml:space="preserve"> </w:t>
        </w:r>
      </w:ins>
      <w:ins w:id="165" w:author="Jongsoo Kim" w:date="2019-04-04T13:58:00Z">
        <w:r w:rsidR="001C398C">
          <w:rPr>
            <w:rFonts w:hint="eastAsia"/>
            <w:lang w:eastAsia="ko-KR"/>
          </w:rPr>
          <w:t>때</w:t>
        </w:r>
      </w:ins>
      <w:r>
        <w:rPr>
          <w:lang w:eastAsia="ko-KR"/>
        </w:rPr>
        <w:t xml:space="preserve"> </w:t>
      </w:r>
      <w:ins w:id="166" w:author="Jongsoo Kim" w:date="2019-04-04T14:01:00Z">
        <w:r w:rsidR="001C398C">
          <w:rPr>
            <w:lang w:eastAsia="ko-KR"/>
          </w:rPr>
          <w:t>RNA</w:t>
        </w:r>
        <w:r w:rsidR="001C398C">
          <w:rPr>
            <w:rFonts w:hint="eastAsia"/>
            <w:lang w:eastAsia="ko-KR"/>
          </w:rPr>
          <w:t>와</w:t>
        </w:r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lang w:eastAsia="ko-KR"/>
          </w:rPr>
          <w:t>methylation</w:t>
        </w:r>
      </w:ins>
      <w:ins w:id="167" w:author="Jongsoo Kim" w:date="2019-04-04T14:02:00Z"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rFonts w:hint="eastAsia"/>
            <w:lang w:eastAsia="ko-KR"/>
          </w:rPr>
          <w:t>중</w:t>
        </w:r>
        <w:r w:rsidR="001C398C">
          <w:rPr>
            <w:rFonts w:hint="eastAsia"/>
            <w:lang w:eastAsia="ko-KR"/>
          </w:rPr>
          <w:t xml:space="preserve"> </w:t>
        </w:r>
      </w:ins>
      <w:del w:id="168" w:author="Jongsoo Kim" w:date="2019-04-04T13:58:00Z">
        <w:r w:rsidDel="001C398C">
          <w:rPr>
            <w:lang w:eastAsia="ko-KR"/>
          </w:rPr>
          <w:delText>시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유리</w:t>
      </w:r>
      <w:ins w:id="169" w:author="Jongsoo Kim" w:date="2019-04-05T12:45:00Z">
        <w:r w:rsidR="00BB128B">
          <w:rPr>
            <w:rFonts w:hint="eastAsia"/>
            <w:lang w:eastAsia="ko-KR"/>
          </w:rPr>
          <w:t>하며</w:t>
        </w:r>
      </w:ins>
      <w:ins w:id="170" w:author="Jongsoo Kim" w:date="2019-04-05T12:46:00Z">
        <w:r w:rsidR="00BB128B">
          <w:rPr>
            <w:rFonts w:hint="eastAsia"/>
            <w:lang w:eastAsia="ko-KR"/>
          </w:rPr>
          <w:t>,</w:t>
        </w:r>
      </w:ins>
      <w:ins w:id="171" w:author="Jongsoo Kim" w:date="2019-04-05T12:45:00Z">
        <w:r w:rsidR="00BB128B">
          <w:rPr>
            <w:rFonts w:hint="eastAsia"/>
            <w:lang w:eastAsia="ko-KR"/>
          </w:rPr>
          <w:t xml:space="preserve"> </w:t>
        </w:r>
      </w:ins>
      <w:ins w:id="172" w:author="Jongsoo Kim" w:date="2019-04-05T12:46:00Z">
        <w:r w:rsidR="00BB128B">
          <w:rPr>
            <w:rFonts w:hint="eastAsia"/>
            <w:lang w:eastAsia="ko-KR"/>
          </w:rPr>
          <w:t>최적의</w:t>
        </w:r>
        <w:r w:rsidR="00BB128B">
          <w:rPr>
            <w:rFonts w:hint="eastAsia"/>
            <w:lang w:eastAsia="ko-KR"/>
          </w:rPr>
          <w:t xml:space="preserve"> </w:t>
        </w:r>
      </w:ins>
      <w:del w:id="173" w:author="Jongsoo Kim" w:date="2019-04-05T12:45:00Z">
        <w:r w:rsidDel="00BB128B">
          <w:rPr>
            <w:lang w:eastAsia="ko-KR"/>
          </w:rPr>
          <w:delText>한지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그리고</w:delText>
        </w:r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얼만큼의</w:delText>
        </w:r>
        <w:r w:rsidDel="00BB128B">
          <w:rPr>
            <w:lang w:eastAsia="ko-KR"/>
          </w:rPr>
          <w:delText xml:space="preserve"> </w:delText>
        </w:r>
      </w:del>
      <w:r>
        <w:rPr>
          <w:lang w:eastAsia="ko-KR"/>
        </w:rPr>
        <w:t xml:space="preserve">feature </w:t>
      </w:r>
      <w:r>
        <w:rPr>
          <w:lang w:eastAsia="ko-KR"/>
        </w:rPr>
        <w:t>수가</w:t>
      </w:r>
      <w:del w:id="174" w:author="Jongsoo Kim" w:date="2019-04-05T12:46:00Z">
        <w:r w:rsidDel="00BB128B">
          <w:rPr>
            <w:lang w:eastAsia="ko-KR"/>
          </w:rPr>
          <w:delText xml:space="preserve"> </w:delText>
        </w:r>
        <w:r w:rsidDel="00BB128B">
          <w:rPr>
            <w:lang w:eastAsia="ko-KR"/>
          </w:rPr>
          <w:delText>최적인지를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알아보려고</w:t>
      </w:r>
      <w:r>
        <w:rPr>
          <w:lang w:eastAsia="ko-KR"/>
        </w:rPr>
        <w:t xml:space="preserve"> </w:t>
      </w:r>
      <w:ins w:id="175" w:author="Jongsoo Kim" w:date="2019-04-04T13:59:00Z">
        <w:r w:rsidR="001C398C">
          <w:rPr>
            <w:rFonts w:hint="eastAsia"/>
            <w:lang w:eastAsia="ko-KR"/>
          </w:rPr>
          <w:t>한</w:t>
        </w:r>
      </w:ins>
      <w:del w:id="176" w:author="Jongsoo Kim" w:date="2019-04-04T13:58:00Z">
        <w:r w:rsidDel="001C398C">
          <w:rPr>
            <w:lang w:eastAsia="ko-KR"/>
          </w:rPr>
          <w:delText>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  <w:ins w:id="177" w:author="Jongsoo Kim" w:date="2019-04-05T12:49:00Z"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다음과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같은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선택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기준을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설정하고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 xml:space="preserve">weighted voting </w:t>
        </w:r>
      </w:ins>
      <w:ins w:id="178" w:author="Jongsoo Kim" w:date="2019-04-05T12:50:00Z">
        <w:r w:rsidR="00BB128B">
          <w:rPr>
            <w:rFonts w:hint="eastAsia"/>
            <w:lang w:eastAsia="ko-KR"/>
          </w:rPr>
          <w:t>방식으로</w:t>
        </w:r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lang w:eastAsia="ko-KR"/>
          </w:rPr>
          <w:t>feature</w:t>
        </w:r>
        <w:proofErr w:type="spellStart"/>
        <w:r w:rsidR="00BB128B">
          <w:rPr>
            <w:rFonts w:hint="eastAsia"/>
            <w:lang w:eastAsia="ko-KR"/>
          </w:rPr>
          <w:t>를</w:t>
        </w:r>
        <w:proofErr w:type="spellEnd"/>
        <w:r w:rsidR="00BB128B">
          <w:rPr>
            <w:rFonts w:hint="eastAsia"/>
            <w:lang w:eastAsia="ko-KR"/>
          </w:rPr>
          <w:t xml:space="preserve"> </w:t>
        </w:r>
        <w:r w:rsidR="00BB128B">
          <w:rPr>
            <w:rFonts w:hint="eastAsia"/>
            <w:lang w:eastAsia="ko-KR"/>
          </w:rPr>
          <w:t>선정하였다</w:t>
        </w:r>
        <w:r w:rsidR="00BB128B">
          <w:rPr>
            <w:rFonts w:hint="eastAsia"/>
            <w:lang w:eastAsia="ko-KR"/>
          </w:rPr>
          <w:t>.</w:t>
        </w:r>
      </w:ins>
      <w:ins w:id="179" w:author="Jongsoo Kim" w:date="2019-04-05T12:49:00Z">
        <w:r w:rsidR="00BB128B">
          <w:rPr>
            <w:rFonts w:hint="eastAsia"/>
            <w:lang w:eastAsia="ko-KR"/>
          </w:rPr>
          <w:t xml:space="preserve"> </w:t>
        </w:r>
      </w:ins>
    </w:p>
    <w:p w14:paraId="08DC87CD" w14:textId="77777777" w:rsidR="00BB128B" w:rsidRDefault="007B7D1B">
      <w:pPr>
        <w:rPr>
          <w:ins w:id="180" w:author="Jongsoo Kim" w:date="2019-04-05T12:47:00Z"/>
          <w:lang w:eastAsia="ko-KR"/>
        </w:rPr>
      </w:pPr>
      <w:del w:id="181" w:author="Jongsoo Kim" w:date="2019-04-04T14:04:00Z">
        <w:r w:rsidDel="001C398C">
          <w:rPr>
            <w:lang w:eastAsia="ko-KR"/>
          </w:rPr>
          <w:delText xml:space="preserve">** </w:delText>
        </w:r>
      </w:del>
      <w:r>
        <w:rPr>
          <w:lang w:eastAsia="ko-KR"/>
        </w:rPr>
        <w:t>feature</w:t>
      </w:r>
      <w:ins w:id="182" w:author="Jongsoo Kim" w:date="2019-04-04T14:04:00Z">
        <w:r w:rsidR="001C398C">
          <w:rPr>
            <w:rFonts w:hint="eastAsia"/>
            <w:lang w:eastAsia="ko-KR"/>
          </w:rPr>
          <w:t>의</w:t>
        </w:r>
        <w:r w:rsidR="001C398C">
          <w:rPr>
            <w:rFonts w:hint="eastAsia"/>
            <w:lang w:eastAsia="ko-KR"/>
          </w:rPr>
          <w:t xml:space="preserve"> </w:t>
        </w:r>
      </w:ins>
      <w:del w:id="183" w:author="Jongsoo Kim" w:date="2019-04-04T14:04:00Z"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선택</w:delText>
        </w:r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방법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</w:p>
    <w:p w14:paraId="1FFE460E" w14:textId="77777777" w:rsidR="00BB128B" w:rsidRDefault="007B7D1B" w:rsidP="00BB128B">
      <w:pPr>
        <w:pStyle w:val="ab"/>
        <w:numPr>
          <w:ilvl w:val="0"/>
          <w:numId w:val="6"/>
        </w:numPr>
        <w:ind w:leftChars="0"/>
        <w:rPr>
          <w:ins w:id="184" w:author="Jongsoo Kim" w:date="2019-04-05T12:48:00Z"/>
          <w:lang w:eastAsia="ko-KR"/>
        </w:rPr>
      </w:pPr>
      <w:del w:id="185" w:author="Jongsoo Kim" w:date="2019-04-05T12:47:00Z">
        <w:r w:rsidDel="00BB128B">
          <w:rPr>
            <w:lang w:eastAsia="ko-KR"/>
          </w:rPr>
          <w:delText>은</w:delText>
        </w:r>
        <w:r w:rsidDel="00BB128B">
          <w:rPr>
            <w:lang w:eastAsia="ko-KR"/>
          </w:rPr>
          <w:delText xml:space="preserve"> </w:delText>
        </w:r>
      </w:del>
      <w:proofErr w:type="spellStart"/>
      <w:r>
        <w:rPr>
          <w:lang w:eastAsia="ko-KR"/>
        </w:rPr>
        <w:t>데이터값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variance</w:t>
      </w:r>
      <w:proofErr w:type="spellEnd"/>
    </w:p>
    <w:p w14:paraId="2E5381B3" w14:textId="54A383A5" w:rsidR="00BB128B" w:rsidRDefault="007B7D1B" w:rsidP="00BB128B">
      <w:pPr>
        <w:pStyle w:val="ab"/>
        <w:numPr>
          <w:ilvl w:val="0"/>
          <w:numId w:val="6"/>
        </w:numPr>
        <w:ind w:leftChars="0"/>
        <w:rPr>
          <w:ins w:id="186" w:author="Jongsoo Kim" w:date="2019-04-05T12:47:00Z"/>
          <w:lang w:eastAsia="ko-KR"/>
        </w:rPr>
      </w:pPr>
      <w:del w:id="187" w:author="Jongsoo Kim" w:date="2019-04-05T12:48:00Z">
        <w:r w:rsidDel="00BB128B">
          <w:rPr>
            <w:lang w:eastAsia="ko-KR"/>
          </w:rPr>
          <w:delText xml:space="preserve">, </w:delText>
        </w:r>
      </w:del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lightgbm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그래디언트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부스팅</w:t>
      </w:r>
      <w:proofErr w:type="spellEnd"/>
      <w:ins w:id="188" w:author="Jongsoo Kim" w:date="2019-04-04T14:00:00Z">
        <w:r w:rsidR="001C398C">
          <w:rPr>
            <w:rFonts w:hint="eastAsia"/>
            <w:lang w:eastAsia="ko-KR"/>
          </w:rPr>
          <w:t>(</w:t>
        </w:r>
        <w:r w:rsidR="001C398C">
          <w:rPr>
            <w:lang w:eastAsia="ko-KR"/>
          </w:rPr>
          <w:t>gradient b</w:t>
        </w:r>
        <w:r w:rsidR="001C398C" w:rsidRPr="001C398C">
          <w:rPr>
            <w:lang w:eastAsia="ko-KR"/>
          </w:rPr>
          <w:t>oosting</w:t>
        </w:r>
        <w:r w:rsidR="001C398C">
          <w:rPr>
            <w:rFonts w:hint="eastAsia"/>
            <w:lang w:eastAsia="ko-KR"/>
          </w:rPr>
          <w:t>)</w:t>
        </w:r>
      </w:ins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엔트로피값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, </w:t>
      </w:r>
    </w:p>
    <w:p w14:paraId="39505C1B" w14:textId="77777777" w:rsidR="00BB128B" w:rsidRDefault="007B7D1B" w:rsidP="00BB128B">
      <w:pPr>
        <w:pStyle w:val="ab"/>
        <w:numPr>
          <w:ilvl w:val="0"/>
          <w:numId w:val="6"/>
        </w:numPr>
        <w:ind w:leftChars="0"/>
        <w:rPr>
          <w:ins w:id="189" w:author="Jongsoo Kim" w:date="2019-04-05T12:48:00Z"/>
          <w:lang w:eastAsia="ko-KR"/>
        </w:rPr>
      </w:pPr>
      <w:del w:id="190" w:author="Jongsoo Kim" w:date="2019-04-05T12:48:00Z">
        <w:r w:rsidDel="00BB128B">
          <w:rPr>
            <w:lang w:eastAsia="ko-KR"/>
          </w:rPr>
          <w:delText>그리고</w:delText>
        </w:r>
        <w:r w:rsidDel="00BB128B">
          <w:rPr>
            <w:lang w:eastAsia="ko-KR"/>
          </w:rPr>
          <w:delText xml:space="preserve"> </w:delText>
        </w:r>
      </w:del>
      <w:ins w:id="191" w:author="Jongsoo Kim" w:date="2019-04-04T14:05:00Z">
        <w:r w:rsidR="006A565C">
          <w:rPr>
            <w:lang w:eastAsia="ko-KR"/>
          </w:rPr>
          <w:t>s</w:t>
        </w:r>
      </w:ins>
      <w:del w:id="192" w:author="Jongsoo Kim" w:date="2019-04-04T14:05:00Z">
        <w:r w:rsidDel="006A565C">
          <w:rPr>
            <w:lang w:eastAsia="ko-KR"/>
          </w:rPr>
          <w:delText>S</w:delText>
        </w:r>
      </w:del>
      <w:r>
        <w:rPr>
          <w:lang w:eastAsia="ko-KR"/>
        </w:rPr>
        <w:t xml:space="preserve">upport </w:t>
      </w:r>
      <w:ins w:id="193" w:author="Jongsoo Kim" w:date="2019-04-04T14:06:00Z">
        <w:r w:rsidR="006A565C">
          <w:rPr>
            <w:lang w:eastAsia="ko-KR"/>
          </w:rPr>
          <w:t>v</w:t>
        </w:r>
      </w:ins>
      <w:del w:id="194" w:author="Jongsoo Kim" w:date="2019-04-04T14:06:00Z">
        <w:r w:rsidDel="006A565C">
          <w:rPr>
            <w:lang w:eastAsia="ko-KR"/>
          </w:rPr>
          <w:delText>V</w:delText>
        </w:r>
      </w:del>
      <w:r>
        <w:rPr>
          <w:lang w:eastAsia="ko-KR"/>
        </w:rPr>
        <w:t xml:space="preserve">ector </w:t>
      </w:r>
      <w:ins w:id="195" w:author="Jongsoo Kim" w:date="2019-04-04T14:06:00Z">
        <w:r w:rsidR="006A565C">
          <w:rPr>
            <w:lang w:eastAsia="ko-KR"/>
          </w:rPr>
          <w:t>m</w:t>
        </w:r>
      </w:ins>
      <w:del w:id="196" w:author="Jongsoo Kim" w:date="2019-04-04T14:06:00Z">
        <w:r w:rsidDel="006A565C">
          <w:rPr>
            <w:lang w:eastAsia="ko-KR"/>
          </w:rPr>
          <w:delText>M</w:delText>
        </w:r>
      </w:del>
      <w:r>
        <w:rPr>
          <w:lang w:eastAsia="ko-KR"/>
        </w:rPr>
        <w:t>achine</w:t>
      </w:r>
      <w:r>
        <w:rPr>
          <w:lang w:eastAsia="ko-KR"/>
        </w:rPr>
        <w:t>에</w:t>
      </w:r>
      <w:r>
        <w:rPr>
          <w:lang w:eastAsia="ko-KR"/>
        </w:rPr>
        <w:t xml:space="preserve"> L1 </w:t>
      </w:r>
      <w:r>
        <w:rPr>
          <w:lang w:eastAsia="ko-KR"/>
        </w:rPr>
        <w:t>페널티를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feature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선정</w:t>
      </w:r>
    </w:p>
    <w:p w14:paraId="1615F5B8" w14:textId="274C7378" w:rsidR="00194071" w:rsidRDefault="007B7D1B" w:rsidP="00BB128B">
      <w:pPr>
        <w:pStyle w:val="ab"/>
        <w:numPr>
          <w:ilvl w:val="0"/>
          <w:numId w:val="6"/>
        </w:numPr>
        <w:ind w:leftChars="0"/>
        <w:rPr>
          <w:lang w:eastAsia="ko-KR"/>
        </w:rPr>
        <w:pPrChange w:id="197" w:author="Jongsoo Kim" w:date="2019-04-05T12:47:00Z">
          <w:pPr/>
        </w:pPrChange>
      </w:pPr>
      <w:del w:id="198" w:author="Jongsoo Kim" w:date="2019-04-05T12:48:00Z">
        <w:r w:rsidDel="00BB128B">
          <w:rPr>
            <w:lang w:eastAsia="ko-KR"/>
          </w:rPr>
          <w:delText>하고</w:delText>
        </w:r>
        <w:r w:rsidDel="00BB128B">
          <w:rPr>
            <w:lang w:eastAsia="ko-KR"/>
          </w:rPr>
          <w:delText xml:space="preserve">, </w:delText>
        </w:r>
        <w:r w:rsidDel="00BB128B">
          <w:rPr>
            <w:lang w:eastAsia="ko-KR"/>
          </w:rPr>
          <w:delText>이것을</w:delText>
        </w:r>
        <w:r w:rsidDel="00BB128B">
          <w:rPr>
            <w:lang w:eastAsia="ko-KR"/>
          </w:rPr>
          <w:delText xml:space="preserve"> </w:delText>
        </w:r>
      </w:del>
      <w:del w:id="199" w:author="Jongsoo Kim" w:date="2019-04-05T12:51:00Z">
        <w:r w:rsidDel="009C10E5">
          <w:rPr>
            <w:lang w:eastAsia="ko-KR"/>
          </w:rPr>
          <w:delText xml:space="preserve">weighted voting </w:delText>
        </w:r>
        <w:r w:rsidDel="009C10E5">
          <w:rPr>
            <w:lang w:eastAsia="ko-KR"/>
          </w:rPr>
          <w:delText>방식으로</w:delText>
        </w:r>
        <w:r w:rsidDel="009C10E5">
          <w:rPr>
            <w:lang w:eastAsia="ko-KR"/>
          </w:rPr>
          <w:delText xml:space="preserve"> </w:delText>
        </w:r>
        <w:r w:rsidDel="009C10E5">
          <w:rPr>
            <w:lang w:eastAsia="ko-KR"/>
          </w:rPr>
          <w:delText>선택했</w:delText>
        </w:r>
      </w:del>
      <w:del w:id="200" w:author="Jongsoo Kim" w:date="2019-04-04T14:02:00Z">
        <w:r w:rsidDel="001C398C">
          <w:rPr>
            <w:lang w:eastAsia="ko-KR"/>
          </w:rPr>
          <w:delText>습니</w:delText>
        </w:r>
      </w:del>
      <w:del w:id="201" w:author="Jongsoo Kim" w:date="2019-04-05T12:51:00Z">
        <w:r w:rsidDel="009C10E5">
          <w:rPr>
            <w:lang w:eastAsia="ko-KR"/>
          </w:rPr>
          <w:delText>다</w:delText>
        </w:r>
        <w:r w:rsidDel="009C10E5">
          <w:rPr>
            <w:lang w:eastAsia="ko-KR"/>
          </w:rPr>
          <w:delText>.</w:delText>
        </w:r>
      </w:del>
    </w:p>
    <w:p w14:paraId="63805F38" w14:textId="77777777" w:rsidR="00194071" w:rsidRDefault="007B7D1B">
      <w:pPr>
        <w:pStyle w:val="2"/>
        <w:rPr>
          <w:lang w:eastAsia="ko-KR"/>
        </w:rPr>
      </w:pPr>
      <w:bookmarkStart w:id="202" w:name="모델"/>
      <w:r>
        <w:rPr>
          <w:lang w:eastAsia="ko-KR"/>
        </w:rPr>
        <w:t>모델</w:t>
      </w:r>
    </w:p>
    <w:bookmarkEnd w:id="202"/>
    <w:p w14:paraId="4ED1DD35" w14:textId="77777777" w:rsidR="00194071" w:rsidRDefault="007B7D1B">
      <w:pPr>
        <w:rPr>
          <w:lang w:eastAsia="ko-KR"/>
        </w:rPr>
      </w:pPr>
      <w:r>
        <w:rPr>
          <w:lang w:eastAsia="ko-KR"/>
        </w:rPr>
        <w:t>불균형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</w:t>
      </w:r>
      <w:ins w:id="203" w:author="Jongsoo Kim" w:date="2019-04-04T14:06:00Z">
        <w:r w:rsidR="006A565C">
          <w:rPr>
            <w:lang w:eastAsia="ko-KR"/>
          </w:rPr>
          <w:t>b</w:t>
        </w:r>
      </w:ins>
      <w:del w:id="204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ins w:id="205" w:author="Jongsoo Kim" w:date="2019-04-04T14:06:00Z">
        <w:r w:rsidR="006A565C">
          <w:rPr>
            <w:lang w:eastAsia="ko-KR"/>
          </w:rPr>
          <w:t>b</w:t>
        </w:r>
      </w:ins>
      <w:del w:id="206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알고리즘이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동작한다고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207" w:author="TaeJin Ahn" w:date="2019-04-05T09:15:00Z">
        <w:r w:rsidDel="001936DD">
          <w:rPr>
            <w:rFonts w:hint="eastAsia"/>
            <w:lang w:eastAsia="ko-KR"/>
          </w:rPr>
          <w:delText>고</w:delText>
        </w:r>
      </w:del>
      <w:ins w:id="208" w:author="Jongsoo Kim" w:date="2019-04-04T14:03:00Z">
        <w:del w:id="209" w:author="TaeJin Ahn" w:date="2019-04-05T09:15:00Z">
          <w:r w:rsidR="001C398C" w:rsidDel="001936DD">
            <w:rPr>
              <w:rFonts w:hint="eastAsia"/>
              <w:lang w:eastAsia="ko-KR"/>
            </w:rPr>
            <w:delText xml:space="preserve">, </w:delText>
          </w:r>
        </w:del>
      </w:ins>
      <w:del w:id="210" w:author="TaeJin Ahn" w:date="2019-04-05T09:15:00Z"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많이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사용하는</w:delText>
        </w:r>
        <w:r w:rsidDel="001936DD">
          <w:rPr>
            <w:rFonts w:hint="eastAsia"/>
            <w:lang w:eastAsia="ko-KR"/>
          </w:rPr>
          <w:delText xml:space="preserve"> </w:delText>
        </w:r>
        <w:r w:rsidDel="001936DD">
          <w:rPr>
            <w:rFonts w:hint="eastAsia"/>
            <w:lang w:eastAsia="ko-KR"/>
          </w:rPr>
          <w:delText>방법</w:delText>
        </w:r>
      </w:del>
      <w:ins w:id="211" w:author="Jongsoo Kim" w:date="2019-04-04T14:03:00Z">
        <w:del w:id="212" w:author="TaeJin Ahn" w:date="2019-04-05T09:15:00Z">
          <w:r w:rsidR="001C398C" w:rsidDel="001936DD">
            <w:rPr>
              <w:rFonts w:hint="eastAsia"/>
              <w:lang w:eastAsia="ko-KR"/>
            </w:rPr>
            <w:delText>이</w:delText>
          </w:r>
        </w:del>
      </w:ins>
      <w:del w:id="213" w:author="TaeJin Ahn" w:date="2019-04-05T09:15:00Z">
        <w:r w:rsidDel="001936DD">
          <w:rPr>
            <w:rFonts w:hint="eastAsia"/>
            <w:lang w:eastAsia="ko-KR"/>
          </w:rPr>
          <w:delText>입니</w:delText>
        </w:r>
      </w:del>
      <w:ins w:id="214" w:author="TaeJin Ahn" w:date="2019-04-05T09:15:00Z">
        <w:r w:rsidR="001936DD">
          <w:rPr>
            <w:rFonts w:hint="eastAsia"/>
            <w:lang w:eastAsia="ko-KR"/>
          </w:rPr>
          <w:t>다</w:t>
        </w:r>
      </w:ins>
      <w:del w:id="215" w:author="Jongsoo Kim" w:date="2019-04-05T12:51:00Z">
        <w:r w:rsidDel="009C10E5">
          <w:rPr>
            <w:lang w:eastAsia="ko-KR"/>
          </w:rPr>
          <w:delText>다</w:delText>
        </w:r>
      </w:del>
      <w:r>
        <w:rPr>
          <w:lang w:eastAsia="ko-KR"/>
        </w:rPr>
        <w:t xml:space="preserve">[5,6,7].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ins w:id="216" w:author="Jongsoo Kim" w:date="2019-04-04T14:06:00Z">
        <w:r w:rsidR="006A565C">
          <w:rPr>
            <w:lang w:eastAsia="ko-KR"/>
          </w:rPr>
          <w:t>b</w:t>
        </w:r>
      </w:ins>
      <w:del w:id="217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ins w:id="218" w:author="Jongsoo Kim" w:date="2019-04-04T14:06:00Z">
        <w:r w:rsidR="006A565C">
          <w:rPr>
            <w:lang w:eastAsia="ko-KR"/>
          </w:rPr>
          <w:t>r</w:t>
        </w:r>
      </w:ins>
      <w:del w:id="219" w:author="Jongsoo Kim" w:date="2019-04-04T14:06:00Z">
        <w:r w:rsidDel="006A565C">
          <w:rPr>
            <w:lang w:eastAsia="ko-KR"/>
          </w:rPr>
          <w:delText>R</w:delText>
        </w:r>
      </w:del>
      <w:r>
        <w:rPr>
          <w:lang w:eastAsia="ko-KR"/>
        </w:rPr>
        <w:t xml:space="preserve">andom </w:t>
      </w:r>
      <w:ins w:id="220" w:author="Jongsoo Kim" w:date="2019-04-04T14:06:00Z">
        <w:r w:rsidR="006A565C">
          <w:rPr>
            <w:lang w:eastAsia="ko-KR"/>
          </w:rPr>
          <w:t>f</w:t>
        </w:r>
      </w:ins>
      <w:del w:id="221" w:author="Jongsoo Kim" w:date="2019-04-04T14:06:00Z">
        <w:r w:rsidDel="006A565C">
          <w:rPr>
            <w:lang w:eastAsia="ko-KR"/>
          </w:rPr>
          <w:delText>F</w:delText>
        </w:r>
      </w:del>
      <w:r>
        <w:rPr>
          <w:lang w:eastAsia="ko-KR"/>
        </w:rPr>
        <w:t xml:space="preserve">orest, </w:t>
      </w:r>
      <w:ins w:id="222" w:author="Jongsoo Kim" w:date="2019-04-04T14:06:00Z">
        <w:r w:rsidR="006A565C">
          <w:rPr>
            <w:lang w:eastAsia="ko-KR"/>
          </w:rPr>
          <w:t>b</w:t>
        </w:r>
      </w:ins>
      <w:del w:id="223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proofErr w:type="spellStart"/>
      <w:ins w:id="224" w:author="Jongsoo Kim" w:date="2019-04-04T14:06:00Z">
        <w:r w:rsidR="006A565C">
          <w:rPr>
            <w:lang w:eastAsia="ko-KR"/>
          </w:rPr>
          <w:t>c</w:t>
        </w:r>
      </w:ins>
      <w:del w:id="225" w:author="Jongsoo Kim" w:date="2019-04-04T14:06:00Z">
        <w:r w:rsidDel="006A565C">
          <w:rPr>
            <w:lang w:eastAsia="ko-KR"/>
          </w:rPr>
          <w:delText>C</w:delText>
        </w:r>
      </w:del>
      <w:r>
        <w:rPr>
          <w:lang w:eastAsia="ko-KR"/>
        </w:rPr>
        <w:t>atboost</w:t>
      </w:r>
      <w:proofErr w:type="spellEnd"/>
      <w:r>
        <w:rPr>
          <w:lang w:eastAsia="ko-KR"/>
        </w:rPr>
        <w:t xml:space="preserve">, </w:t>
      </w:r>
      <w:ins w:id="226" w:author="Jongsoo Kim" w:date="2019-04-04T14:06:00Z">
        <w:r w:rsidR="006A565C">
          <w:rPr>
            <w:lang w:eastAsia="ko-KR"/>
          </w:rPr>
          <w:t>n</w:t>
        </w:r>
      </w:ins>
      <w:del w:id="227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 xml:space="preserve">eural </w:t>
      </w:r>
      <w:ins w:id="228" w:author="Jongsoo Kim" w:date="2019-04-04T14:06:00Z">
        <w:r w:rsidR="006A565C">
          <w:rPr>
            <w:lang w:eastAsia="ko-KR"/>
          </w:rPr>
          <w:lastRenderedPageBreak/>
          <w:t>n</w:t>
        </w:r>
      </w:ins>
      <w:del w:id="229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>etwork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실험해</w:t>
      </w:r>
      <w:r>
        <w:rPr>
          <w:lang w:eastAsia="ko-KR"/>
        </w:rPr>
        <w:t xml:space="preserve"> </w:t>
      </w:r>
      <w:r>
        <w:rPr>
          <w:lang w:eastAsia="ko-KR"/>
        </w:rPr>
        <w:t>보았</w:t>
      </w:r>
      <w:del w:id="230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파라미터는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</w:t>
      </w:r>
      <w:del w:id="231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  <w:r w:rsidR="003A0280">
        <w:rPr>
          <w:noProof/>
          <w:lang w:eastAsia="ko-KR"/>
        </w:rPr>
        <w:pict w14:anchorId="14859343">
          <v:shape id="_x0000_i1036" type="#_x0000_t75" alt="model_parameter" style="width:428.25pt;height:266.7pt;mso-width-percent:0;mso-height-percent:0;mso-width-percent:0;mso-height-percent:0">
            <v:imagedata r:id="rId6" o:title="model_parameter"/>
          </v:shape>
        </w:pict>
      </w:r>
    </w:p>
    <w:p w14:paraId="64200960" w14:textId="77777777" w:rsidR="00194071" w:rsidRDefault="00194071">
      <w:pPr>
        <w:pStyle w:val="Compact"/>
        <w:rPr>
          <w:lang w:eastAsia="ko-KR"/>
        </w:rPr>
      </w:pPr>
    </w:p>
    <w:p w14:paraId="3C14A0E2" w14:textId="77777777" w:rsidR="00194071" w:rsidRDefault="007B7D1B">
      <w:pPr>
        <w:pStyle w:val="2"/>
        <w:rPr>
          <w:lang w:eastAsia="ko-KR"/>
        </w:rPr>
      </w:pPr>
      <w:bookmarkStart w:id="232" w:name="검증방법"/>
      <w:r>
        <w:rPr>
          <w:lang w:eastAsia="ko-KR"/>
        </w:rPr>
        <w:t>검증방법</w:t>
      </w:r>
    </w:p>
    <w:bookmarkEnd w:id="232"/>
    <w:p w14:paraId="7E6CE559" w14:textId="77777777" w:rsidR="00194071" w:rsidRDefault="006A565C">
      <w:pPr>
        <w:rPr>
          <w:lang w:eastAsia="ko-KR"/>
        </w:rPr>
      </w:pPr>
      <w:ins w:id="233" w:author="Jongsoo Kim" w:date="2019-04-04T14:06:00Z"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데이터는</w:t>
        </w:r>
        <w:r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불균형</w:t>
      </w:r>
      <w:ins w:id="234" w:author="Jongsoo Kim" w:date="2019-04-04T14:07:00Z">
        <w:del w:id="235" w:author="TaeJin Ahn" w:date="2019-04-05T09:15:00Z">
          <w:r w:rsidDel="001936DD">
            <w:rPr>
              <w:rFonts w:hint="eastAsia"/>
              <w:lang w:eastAsia="ko-KR"/>
            </w:rPr>
            <w:delText>이라</w:delText>
          </w:r>
        </w:del>
      </w:ins>
      <w:del w:id="236" w:author="TaeJin Ahn" w:date="2019-04-05T09:15:00Z">
        <w:r w:rsidR="007B7D1B" w:rsidDel="001936DD">
          <w:rPr>
            <w:rFonts w:hint="eastAsia"/>
            <w:lang w:eastAsia="ko-KR"/>
          </w:rPr>
          <w:delText>인</w:delText>
        </w:r>
        <w:r w:rsidR="007B7D1B" w:rsidDel="001936DD">
          <w:rPr>
            <w:rFonts w:hint="eastAsia"/>
            <w:lang w:eastAsia="ko-KR"/>
          </w:rPr>
          <w:delText xml:space="preserve"> </w:delText>
        </w:r>
        <w:r w:rsidR="007B7D1B" w:rsidDel="001936DD">
          <w:rPr>
            <w:rFonts w:hint="eastAsia"/>
            <w:lang w:eastAsia="ko-KR"/>
          </w:rPr>
          <w:delText>데이터라서</w:delText>
        </w:r>
      </w:del>
      <w:ins w:id="237" w:author="TaeJin Ahn" w:date="2019-04-05T09:15:00Z">
        <w:r w:rsidR="001936DD">
          <w:rPr>
            <w:rFonts w:hint="eastAsia"/>
            <w:lang w:eastAsia="ko-KR"/>
          </w:rPr>
          <w:t>이므로</w:t>
        </w:r>
      </w:ins>
      <w:r w:rsidR="007B7D1B">
        <w:rPr>
          <w:lang w:eastAsia="ko-KR"/>
        </w:rPr>
        <w:t xml:space="preserve"> </w:t>
      </w:r>
      <w:r w:rsidR="007B7D1B">
        <w:rPr>
          <w:lang w:eastAsia="ko-KR"/>
        </w:rPr>
        <w:t>일반적인</w:t>
      </w:r>
      <w:r w:rsidR="007B7D1B">
        <w:rPr>
          <w:lang w:eastAsia="ko-KR"/>
        </w:rPr>
        <w:t xml:space="preserve"> accuracy</w:t>
      </w:r>
      <w:r w:rsidR="007B7D1B">
        <w:rPr>
          <w:lang w:eastAsia="ko-KR"/>
        </w:rPr>
        <w:t>로는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적은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클래스에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대한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측정이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어렵기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, </w:t>
      </w:r>
      <w:r w:rsidR="007B7D1B">
        <w:rPr>
          <w:lang w:eastAsia="ko-KR"/>
        </w:rPr>
        <w:t>주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지표로는</w:t>
      </w:r>
      <w:r w:rsidR="007B7D1B">
        <w:rPr>
          <w:lang w:eastAsia="ko-KR"/>
        </w:rPr>
        <w:t xml:space="preserve"> </w:t>
      </w:r>
      <w:proofErr w:type="spellStart"/>
      <w:r w:rsidR="007B7D1B">
        <w:rPr>
          <w:lang w:eastAsia="ko-KR"/>
        </w:rPr>
        <w:t>aucPR</w:t>
      </w:r>
      <w:proofErr w:type="spellEnd"/>
      <w:r w:rsidR="007B7D1B">
        <w:rPr>
          <w:lang w:eastAsia="ko-KR"/>
        </w:rPr>
        <w:t>(Area Under the Precision-Recall Curve)</w:t>
      </w:r>
      <w:r w:rsidR="007B7D1B">
        <w:rPr>
          <w:lang w:eastAsia="ko-KR"/>
        </w:rPr>
        <w:t>를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사용했</w:t>
      </w:r>
      <w:del w:id="238" w:author="Jongsoo Kim" w:date="2019-04-04T14:07:00Z">
        <w:r w:rsidR="007B7D1B" w:rsidDel="006A565C">
          <w:rPr>
            <w:lang w:eastAsia="ko-KR"/>
          </w:rPr>
          <w:delText>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 (</w:t>
      </w:r>
      <w:ins w:id="239" w:author="Jongsoo Kim" w:date="2019-04-04T14:09:00Z">
        <w:r>
          <w:rPr>
            <w:lang w:eastAsia="ko-KR"/>
          </w:rPr>
          <w:t>m</w:t>
        </w:r>
        <w:r w:rsidRPr="006A565C">
          <w:rPr>
            <w:lang w:eastAsia="ko-KR"/>
          </w:rPr>
          <w:t>icro-average</w:t>
        </w:r>
        <w:r w:rsidRPr="006A565C" w:rsidDel="006A565C">
          <w:rPr>
            <w:lang w:eastAsia="ko-KR"/>
          </w:rPr>
          <w:t xml:space="preserve"> </w:t>
        </w:r>
      </w:ins>
      <w:del w:id="240" w:author="Jongsoo Kim" w:date="2019-04-04T14:09:00Z">
        <w:r w:rsidR="007B7D1B" w:rsidDel="006A565C">
          <w:rPr>
            <w:lang w:eastAsia="ko-KR"/>
          </w:rPr>
          <w:delText xml:space="preserve">Average </w:delText>
        </w:r>
        <w:r w:rsidR="007B7D1B" w:rsidDel="006A565C">
          <w:rPr>
            <w:lang w:eastAsia="ko-KR"/>
          </w:rPr>
          <w:delText>방식은</w:delText>
        </w:r>
        <w:r w:rsidR="007B7D1B" w:rsidDel="006A565C">
          <w:rPr>
            <w:lang w:eastAsia="ko-KR"/>
          </w:rPr>
          <w:delText xml:space="preserve"> Micro </w:delText>
        </w:r>
      </w:del>
      <w:r w:rsidR="007B7D1B">
        <w:rPr>
          <w:lang w:eastAsia="ko-KR"/>
        </w:rPr>
        <w:t>사용</w:t>
      </w:r>
      <w:r w:rsidR="007B7D1B">
        <w:rPr>
          <w:lang w:eastAsia="ko-KR"/>
        </w:rPr>
        <w:t xml:space="preserve">) </w:t>
      </w:r>
      <w:r w:rsidR="007B7D1B">
        <w:rPr>
          <w:lang w:eastAsia="ko-KR"/>
        </w:rPr>
        <w:t>그리고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데이터의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수가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많지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않기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 5-fold cross validation</w:t>
      </w:r>
      <w:r w:rsidR="007B7D1B">
        <w:rPr>
          <w:lang w:eastAsia="ko-KR"/>
        </w:rPr>
        <w:t>으로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성능을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</w:t>
      </w:r>
      <w:ins w:id="241" w:author="Jongsoo Kim" w:date="2019-04-04T14:21:00Z">
        <w:r w:rsidR="00D902C9">
          <w:rPr>
            <w:rFonts w:hint="eastAsia"/>
            <w:lang w:eastAsia="ko-KR"/>
          </w:rPr>
          <w:t>했</w:t>
        </w:r>
      </w:ins>
      <w:del w:id="242" w:author="Jongsoo Kim" w:date="2019-04-04T14:10:00Z">
        <w:r w:rsidR="007B7D1B" w:rsidDel="006A565C">
          <w:rPr>
            <w:lang w:eastAsia="ko-KR"/>
          </w:rPr>
          <w:delText>했습니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</w:t>
      </w:r>
    </w:p>
    <w:p w14:paraId="32A79313" w14:textId="77777777" w:rsidR="00194071" w:rsidRDefault="003A0280">
      <w:r>
        <w:rPr>
          <w:noProof/>
        </w:rPr>
        <w:pict w14:anchorId="636F28B6">
          <v:rect id="_x0000_i1035" alt="" style="width:451.3pt;height:.05pt;mso-width-percent:0;mso-height-percent:0;mso-width-percent:0;mso-height-percent:0" o:hralign="center" o:hrstd="t" o:hr="t"/>
        </w:pict>
      </w:r>
    </w:p>
    <w:p w14:paraId="61C21099" w14:textId="77777777" w:rsidR="00194071" w:rsidRDefault="007B7D1B">
      <w:pPr>
        <w:pStyle w:val="2"/>
        <w:rPr>
          <w:lang w:eastAsia="ko-KR"/>
        </w:rPr>
      </w:pPr>
      <w:bookmarkStart w:id="243" w:name="실험-결과"/>
      <w:r>
        <w:rPr>
          <w:lang w:eastAsia="ko-KR"/>
        </w:rPr>
        <w:t>실험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bookmarkEnd w:id="243"/>
    <w:p w14:paraId="6D03AF78" w14:textId="77777777" w:rsidR="00194071" w:rsidRDefault="007B7D1B">
      <w:pPr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테이블은</w:t>
      </w:r>
      <w:r>
        <w:rPr>
          <w:lang w:eastAsia="ko-KR"/>
        </w:rPr>
        <w:t xml:space="preserve"> </w:t>
      </w:r>
      <w:ins w:id="244" w:author="Jongsoo Kim" w:date="2019-04-04T14:32:00Z">
        <w:r w:rsidR="00B44E1B">
          <w:rPr>
            <w:rFonts w:hint="eastAsia"/>
            <w:lang w:eastAsia="ko-KR"/>
          </w:rPr>
          <w:t>3</w:t>
        </w:r>
        <w:r w:rsidR="00B44E1B">
          <w:rPr>
            <w:rFonts w:hint="eastAsia"/>
            <w:lang w:eastAsia="ko-KR"/>
          </w:rPr>
          <w:t>가지</w:t>
        </w:r>
      </w:ins>
      <w:del w:id="245" w:author="Jongsoo Kim" w:date="2019-04-04T14:32:00Z">
        <w:r w:rsidDel="00B44E1B">
          <w:rPr>
            <w:lang w:eastAsia="ko-KR"/>
          </w:rPr>
          <w:delText>각</w:delText>
        </w:r>
      </w:del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</w:t>
      </w:r>
      <w:ins w:id="246" w:author="Jongsoo Kim" w:date="2019-04-04T14:30:00Z">
        <w:r w:rsidR="00B44E1B">
          <w:rPr>
            <w:lang w:eastAsia="ko-KR"/>
          </w:rPr>
          <w:t>셋</w:t>
        </w:r>
      </w:ins>
      <w:proofErr w:type="spellEnd"/>
      <w:del w:id="247" w:author="Jongsoo Kim" w:date="2019-04-04T14:30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세트</w:delText>
        </w:r>
      </w:del>
      <w:ins w:id="248" w:author="Jongsoo Kim" w:date="2019-04-04T14:32:00Z">
        <w:r w:rsidR="00B44E1B">
          <w:rPr>
            <w:rFonts w:hint="eastAsia"/>
            <w:lang w:eastAsia="ko-KR"/>
          </w:rPr>
          <w:t xml:space="preserve"> </w:t>
        </w:r>
      </w:ins>
      <w:del w:id="249" w:author="Jongsoo Kim" w:date="2019-04-04T14:32:00Z">
        <w:r w:rsidDel="00B44E1B">
          <w:rPr>
            <w:lang w:eastAsia="ko-KR"/>
          </w:rPr>
          <w:delText>별</w:delText>
        </w:r>
        <w:r w:rsidDel="00B44E1B">
          <w:rPr>
            <w:lang w:eastAsia="ko-KR"/>
          </w:rPr>
          <w:delText>, 3</w:delText>
        </w:r>
        <w:r w:rsidDel="00B44E1B">
          <w:rPr>
            <w:lang w:eastAsia="ko-KR"/>
          </w:rPr>
          <w:delText>가지</w:delText>
        </w:r>
        <w:r w:rsidDel="00B44E1B">
          <w:rPr>
            <w:lang w:eastAsia="ko-KR"/>
          </w:rPr>
          <w:delText xml:space="preserve"> </w:delText>
        </w:r>
      </w:del>
      <w:r>
        <w:rPr>
          <w:lang w:eastAsia="ko-KR"/>
        </w:rPr>
        <w:t>모델의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평균값</w:t>
      </w:r>
      <w:ins w:id="250" w:author="Jongsoo Kim" w:date="2019-04-04T14:10:00Z">
        <w:r w:rsidR="006A565C">
          <w:rPr>
            <w:rFonts w:hint="eastAsia"/>
            <w:lang w:eastAsia="ko-KR"/>
          </w:rPr>
          <w:t>이</w:t>
        </w:r>
      </w:ins>
      <w:del w:id="251" w:author="Jongsoo Kim" w:date="2019-04-04T14:10:00Z">
        <w:r w:rsidDel="006A565C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b/>
          <w:lang w:eastAsia="ko-KR"/>
        </w:rPr>
        <w:t xml:space="preserve">com = RNA + methylation , </w:t>
      </w:r>
      <w:proofErr w:type="spellStart"/>
      <w:r>
        <w:rPr>
          <w:b/>
          <w:lang w:eastAsia="ko-KR"/>
        </w:rPr>
        <w:t>rna</w:t>
      </w:r>
      <w:proofErr w:type="spellEnd"/>
      <w:r>
        <w:rPr>
          <w:b/>
          <w:lang w:eastAsia="ko-KR"/>
        </w:rPr>
        <w:t xml:space="preserve"> = RNA , </w:t>
      </w:r>
      <w:proofErr w:type="spellStart"/>
      <w:r>
        <w:rPr>
          <w:b/>
          <w:lang w:eastAsia="ko-KR"/>
        </w:rPr>
        <w:t>mtl</w:t>
      </w:r>
      <w:proofErr w:type="spellEnd"/>
      <w:r>
        <w:rPr>
          <w:b/>
          <w:lang w:eastAsia="ko-KR"/>
        </w:rPr>
        <w:t xml:space="preserve"> = methylation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, </w:t>
      </w:r>
      <w:r>
        <w:rPr>
          <w:lang w:eastAsia="ko-KR"/>
        </w:rPr>
        <w:t>뒤의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feature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252" w:author="Jongsoo Kim" w:date="2019-04-04T14:10:00Z">
        <w:r w:rsidR="006A565C">
          <w:rPr>
            <w:rFonts w:hint="eastAsia"/>
            <w:lang w:eastAsia="ko-KR"/>
          </w:rPr>
          <w:t>낸다</w:t>
        </w:r>
      </w:ins>
      <w:del w:id="253" w:author="Jongsoo Kim" w:date="2019-04-04T14:10:00Z">
        <w:r w:rsidDel="006A565C">
          <w:rPr>
            <w:lang w:eastAsia="ko-KR"/>
          </w:rPr>
          <w:delText>냅니다</w:delText>
        </w:r>
      </w:del>
      <w:r>
        <w:rPr>
          <w:lang w:eastAsia="ko-KR"/>
        </w:rPr>
        <w:t>.</w:t>
      </w:r>
    </w:p>
    <w:p w14:paraId="416F9265" w14:textId="77777777"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A79B0E0" wp14:editId="69834449">
            <wp:extent cx="5724525" cy="762000"/>
            <wp:effectExtent l="0" t="0" r="0" b="0"/>
            <wp:docPr id="1" name="그림 1" descr="C:\Users\TBI\AppData\Local\Microsoft\Windows\INetCache\Content.Word\model_performace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BI\AppData\Local\Microsoft\Windows\INetCache\Content.Word\model_performace_compa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F3A5" w14:textId="77777777"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1: Compare </w:t>
      </w:r>
      <w:proofErr w:type="spellStart"/>
      <w:r>
        <w:t>aucPR</w:t>
      </w:r>
      <w:proofErr w:type="spellEnd"/>
      <w:r>
        <w:t xml:space="preserve"> micro average </w:t>
      </w:r>
    </w:p>
    <w:p w14:paraId="464301AB" w14:textId="77777777" w:rsidR="00194071" w:rsidRDefault="007B7D1B">
      <w:pPr>
        <w:rPr>
          <w:lang w:eastAsia="ko-KR"/>
        </w:rPr>
      </w:pPr>
      <w:del w:id="254" w:author="TaeJin Ahn" w:date="2019-04-05T09:18:00Z">
        <w:r w:rsidDel="00AF5BEB">
          <w:rPr>
            <w:rFonts w:hint="eastAsia"/>
            <w:lang w:eastAsia="ko-KR"/>
          </w:rPr>
          <w:lastRenderedPageBreak/>
          <w:delText>현</w:delText>
        </w:r>
        <w:r w:rsidDel="00AF5BEB">
          <w:rPr>
            <w:rFonts w:hint="eastAsia"/>
            <w:lang w:eastAsia="ko-KR"/>
          </w:rPr>
          <w:delText xml:space="preserve"> </w:delText>
        </w:r>
        <w:r w:rsidDel="00AF5BEB">
          <w:rPr>
            <w:rFonts w:hint="eastAsia"/>
            <w:lang w:eastAsia="ko-KR"/>
          </w:rPr>
          <w:delText>실험에서는</w:delText>
        </w:r>
        <w:r w:rsidDel="00AF5BEB">
          <w:rPr>
            <w:rFonts w:hint="eastAsia"/>
            <w:lang w:eastAsia="ko-KR"/>
          </w:rPr>
          <w:delText xml:space="preserve"> </w:delText>
        </w:r>
      </w:del>
      <w:ins w:id="255" w:author="TaeJin Ahn" w:date="2019-04-05T09:18:00Z">
        <w:r w:rsidR="00AF5BEB">
          <w:rPr>
            <w:rFonts w:hint="eastAsia"/>
            <w:lang w:eastAsia="ko-KR"/>
          </w:rPr>
          <w:t>위</w:t>
        </w:r>
        <w:r w:rsidR="00AF5BEB">
          <w:rPr>
            <w:rFonts w:hint="eastAsia"/>
            <w:lang w:eastAsia="ko-KR"/>
          </w:rPr>
          <w:t xml:space="preserve"> </w:t>
        </w:r>
        <w:r w:rsidR="00AF5BEB">
          <w:rPr>
            <w:rFonts w:hint="eastAsia"/>
            <w:lang w:eastAsia="ko-KR"/>
          </w:rPr>
          <w:t>실험을</w:t>
        </w:r>
        <w:r w:rsidR="00AF5BEB">
          <w:rPr>
            <w:rFonts w:hint="eastAsia"/>
            <w:lang w:eastAsia="ko-KR"/>
          </w:rPr>
          <w:t xml:space="preserve"> </w:t>
        </w:r>
        <w:r w:rsidR="00AF5BEB">
          <w:rPr>
            <w:rFonts w:hint="eastAsia"/>
            <w:lang w:eastAsia="ko-KR"/>
          </w:rPr>
          <w:t>통하여</w:t>
        </w:r>
      </w:ins>
      <w:ins w:id="256" w:author="TaeJin Ahn" w:date="2019-04-05T09:19:00Z">
        <w:r w:rsidR="00AF5BEB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딥러닝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>(Deep Neural Network)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feature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ins w:id="257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258" w:author="Jongsoo Kim" w:date="2019-04-04T14:31:00Z">
        <w:r w:rsidDel="00B44E1B">
          <w:rPr>
            <w:lang w:eastAsia="ko-KR"/>
          </w:rPr>
          <w:delText>세트</w:delText>
        </w:r>
      </w:del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ins w:id="259" w:author="TaeJin Ahn" w:date="2019-04-05T09:19:00Z">
        <w:r w:rsidR="00AF5BEB">
          <w:rPr>
            <w:rFonts w:hint="eastAsia"/>
            <w:lang w:eastAsia="ko-KR"/>
          </w:rPr>
          <w:t>(</w:t>
        </w:r>
        <w:r w:rsidR="00AF5BEB">
          <w:rPr>
            <w:lang w:eastAsia="ko-KR"/>
          </w:rPr>
          <w:t xml:space="preserve">Random Forest, </w:t>
        </w:r>
        <w:proofErr w:type="spellStart"/>
        <w:r w:rsidR="00AF5BEB">
          <w:rPr>
            <w:lang w:eastAsia="ko-KR"/>
          </w:rPr>
          <w:t>Catboost</w:t>
        </w:r>
        <w:proofErr w:type="spellEnd"/>
        <w:r w:rsidR="00AF5BEB">
          <w:rPr>
            <w:lang w:eastAsia="ko-KR"/>
          </w:rPr>
          <w:t xml:space="preserve">) </w:t>
        </w:r>
      </w:ins>
      <w:del w:id="260" w:author="TaeJin Ahn" w:date="2019-04-05T09:19:00Z">
        <w:r w:rsidDel="00AF5BEB">
          <w:rPr>
            <w:rFonts w:hint="eastAsia"/>
            <w:lang w:eastAsia="ko-KR"/>
          </w:rPr>
          <w:delText>들</w:delText>
        </w:r>
        <w:r w:rsidDel="00AF5BEB">
          <w:rPr>
            <w:rFonts w:hint="eastAsia"/>
            <w:lang w:eastAsia="ko-KR"/>
          </w:rPr>
          <w:delText xml:space="preserve"> </w:delText>
        </w:r>
        <w:r w:rsidDel="00AF5BEB">
          <w:rPr>
            <w:rFonts w:hint="eastAsia"/>
            <w:lang w:eastAsia="ko-KR"/>
          </w:rPr>
          <w:delText>보다</w:delText>
        </w:r>
        <w:r w:rsidDel="00AF5BEB">
          <w:rPr>
            <w:rFonts w:hint="eastAsia"/>
            <w:lang w:eastAsia="ko-KR"/>
          </w:rPr>
          <w:delText xml:space="preserve"> </w:delText>
        </w:r>
      </w:del>
      <w:ins w:id="261" w:author="TaeJin Ahn" w:date="2019-04-05T09:19:00Z">
        <w:r w:rsidR="00AF5BEB">
          <w:rPr>
            <w:rFonts w:hint="eastAsia"/>
            <w:lang w:eastAsia="ko-KR"/>
          </w:rPr>
          <w:t>대비</w:t>
        </w:r>
        <w:r w:rsidR="00AF5BEB">
          <w:rPr>
            <w:rFonts w:hint="eastAsia"/>
            <w:lang w:eastAsia="ko-KR"/>
          </w:rPr>
          <w:t xml:space="preserve"> </w:t>
        </w:r>
        <w:r w:rsidR="00AF5BEB">
          <w:rPr>
            <w:rFonts w:hint="eastAsia"/>
            <w:lang w:eastAsia="ko-KR"/>
          </w:rPr>
          <w:t>약</w:t>
        </w:r>
        <w:r w:rsidR="00AF5BEB">
          <w:rPr>
            <w:rFonts w:hint="eastAsia"/>
            <w:lang w:eastAsia="ko-KR"/>
          </w:rPr>
          <w:t xml:space="preserve"> </w:t>
        </w:r>
        <w:r w:rsidR="00AF5BEB">
          <w:rPr>
            <w:lang w:eastAsia="ko-KR"/>
          </w:rPr>
          <w:t xml:space="preserve">4% </w:t>
        </w:r>
        <w:r w:rsidR="00AF5BEB">
          <w:rPr>
            <w:rFonts w:hint="eastAsia"/>
            <w:lang w:eastAsia="ko-KR"/>
          </w:rPr>
          <w:t>정도</w:t>
        </w:r>
        <w:r w:rsidR="00AF5BEB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확인했</w:t>
      </w:r>
      <w:del w:id="262" w:author="Jongsoo Kim" w:date="2019-04-04T14:13:00Z">
        <w:r w:rsidDel="006A565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13A3D95C" w14:textId="77777777" w:rsidR="00194071" w:rsidRDefault="007B7D1B">
      <w:pPr>
        <w:rPr>
          <w:lang w:eastAsia="ko-KR"/>
        </w:rPr>
      </w:pPr>
      <w:bookmarkStart w:id="263" w:name="section"/>
      <w:bookmarkEnd w:id="263"/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테이블</w:t>
      </w:r>
      <w:ins w:id="264" w:author="Jongsoo Kim" w:date="2019-04-04T14:14:00Z">
        <w:r w:rsidR="006A565C">
          <w:rPr>
            <w:rFonts w:hint="eastAsia"/>
            <w:lang w:eastAsia="ko-KR"/>
          </w:rPr>
          <w:t>이</w:t>
        </w:r>
      </w:ins>
      <w:del w:id="265" w:author="Jongsoo Kim" w:date="2019-04-04T14:14:00Z">
        <w:r w:rsidDel="006A565C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음영은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것이고</w:t>
      </w:r>
      <w:r>
        <w:rPr>
          <w:lang w:eastAsia="ko-KR"/>
        </w:rPr>
        <w:t xml:space="preserve">, </w:t>
      </w:r>
      <w:r>
        <w:rPr>
          <w:lang w:eastAsia="ko-KR"/>
        </w:rPr>
        <w:t>빨간색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</w:t>
      </w:r>
      <w:ins w:id="266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267" w:author="Jongsoo Kim" w:date="2019-04-04T14:31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세트</w:delText>
        </w:r>
      </w:del>
      <w:ins w:id="268" w:author="Jongsoo Kim" w:date="2019-04-04T14:31:00Z">
        <w:r w:rsidR="00B44E1B">
          <w:rPr>
            <w:rFonts w:hint="eastAsia"/>
            <w:lang w:eastAsia="ko-KR"/>
          </w:rPr>
          <w:t>을</w:t>
        </w:r>
      </w:ins>
      <w:proofErr w:type="spellEnd"/>
      <w:del w:id="269" w:author="Jongsoo Kim" w:date="2019-04-04T14:31:00Z">
        <w:r w:rsidDel="00B44E1B">
          <w:rPr>
            <w:lang w:eastAsia="ko-KR"/>
          </w:rPr>
          <w:delText>를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270" w:author="Jongsoo Kim" w:date="2019-04-04T14:14:00Z">
        <w:r w:rsidR="006A565C">
          <w:rPr>
            <w:rFonts w:hint="eastAsia"/>
            <w:lang w:eastAsia="ko-KR"/>
          </w:rPr>
          <w:t>낸</w:t>
        </w:r>
      </w:ins>
      <w:del w:id="271" w:author="Jongsoo Kim" w:date="2019-04-04T14:14:00Z">
        <w:r w:rsidDel="006A565C">
          <w:rPr>
            <w:lang w:eastAsia="ko-KR"/>
          </w:rPr>
          <w:delText>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b/>
          <w:lang w:eastAsia="ko-KR"/>
        </w:rPr>
        <w:t>Count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272" w:author="Jongsoo Kim" w:date="2019-04-04T14:15:00Z">
        <w:r w:rsidR="006A565C">
          <w:rPr>
            <w:rFonts w:hint="eastAsia"/>
            <w:lang w:eastAsia="ko-KR"/>
          </w:rPr>
          <w:t>낸</w:t>
        </w:r>
      </w:ins>
      <w:del w:id="273" w:author="Jongsoo Kim" w:date="2019-04-04T14:14:00Z">
        <w:r w:rsidDel="006A565C">
          <w:rPr>
            <w:lang w:eastAsia="ko-KR"/>
          </w:rPr>
          <w:delText>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0FD668E7" w14:textId="77777777"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DF8639" wp14:editId="792D3383">
            <wp:extent cx="5724525" cy="3886200"/>
            <wp:effectExtent l="0" t="0" r="0" b="0"/>
            <wp:docPr id="2" name="그림 2" descr="C:\Users\TBI\AppData\Local\Microsoft\Windows\INetCache\Content.Word\nn_result_table_best_each_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BI\AppData\Local\Microsoft\Windows\INetCache\Content.Word\nn_result_table_best_each_data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2E86" w14:textId="77777777"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2: Compare each class aucPR across all dataset </w:t>
      </w:r>
    </w:p>
    <w:p w14:paraId="569CA4E4" w14:textId="77777777" w:rsidR="00194071" w:rsidRDefault="007B7D1B">
      <w:p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수가</w:t>
      </w:r>
      <w:r>
        <w:rPr>
          <w:lang w:eastAsia="ko-KR"/>
        </w:rPr>
        <w:t xml:space="preserve"> 1</w:t>
      </w:r>
      <w:ins w:id="274" w:author="Jongsoo Kim" w:date="2019-04-04T14:15:00Z">
        <w:r w:rsidR="006A565C">
          <w:rPr>
            <w:lang w:eastAsia="ko-KR"/>
          </w:rPr>
          <w:t>,</w:t>
        </w:r>
      </w:ins>
      <w:r>
        <w:rPr>
          <w:lang w:eastAsia="ko-KR"/>
        </w:rPr>
        <w:t>000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RNA + methylation</w:t>
      </w:r>
      <w:ins w:id="275" w:author="Jongsoo Kim" w:date="2019-04-04T14:32:00Z">
        <w:r w:rsidR="00B44E1B">
          <w:rPr>
            <w:rFonts w:hint="eastAsia"/>
            <w:lang w:eastAsia="ko-KR"/>
          </w:rPr>
          <w:t>데이터셋</w:t>
        </w:r>
      </w:ins>
      <w:del w:id="276" w:author="Jongsoo Kim" w:date="2019-04-04T14:27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조합</w:delText>
        </w:r>
      </w:del>
      <w:r>
        <w:rPr>
          <w:lang w:eastAsia="ko-KR"/>
        </w:rPr>
        <w:t>이</w:t>
      </w:r>
      <w:ins w:id="277" w:author="Jongsoo Kim" w:date="2019-04-04T14:27:00Z"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가장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성능이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좋았고</w:t>
        </w:r>
      </w:ins>
      <w:r>
        <w:rPr>
          <w:lang w:eastAsia="ko-KR"/>
        </w:rPr>
        <w:t xml:space="preserve">, </w:t>
      </w:r>
      <w:ins w:id="278" w:author="Jongsoo Kim" w:date="2019-04-04T14:19:00Z">
        <w:r w:rsidR="00D902C9">
          <w:rPr>
            <w:lang w:eastAsia="ko-KR"/>
          </w:rPr>
          <w:t>3</w:t>
        </w:r>
      </w:ins>
      <w:ins w:id="279" w:author="Jongsoo Kim" w:date="2019-04-04T14:33:00Z">
        <w:r w:rsidR="00B44E1B">
          <w:rPr>
            <w:lang w:eastAsia="ko-KR"/>
          </w:rPr>
          <w:t>,</w:t>
        </w:r>
      </w:ins>
      <w:del w:id="280" w:author="Jongsoo Kim" w:date="2019-04-04T14:19:00Z">
        <w:r w:rsidDel="00D902C9">
          <w:rPr>
            <w:lang w:eastAsia="ko-KR"/>
          </w:rPr>
          <w:delText>2</w:delText>
        </w:r>
      </w:del>
      <w:r>
        <w:rPr>
          <w:lang w:eastAsia="ko-KR"/>
        </w:rPr>
        <w:t xml:space="preserve">000, </w:t>
      </w:r>
      <w:ins w:id="281" w:author="Jongsoo Kim" w:date="2019-04-04T14:19:00Z">
        <w:r w:rsidR="00D902C9">
          <w:rPr>
            <w:lang w:eastAsia="ko-KR"/>
          </w:rPr>
          <w:t>5</w:t>
        </w:r>
      </w:ins>
      <w:ins w:id="282" w:author="Jongsoo Kim" w:date="2019-04-04T14:33:00Z">
        <w:r w:rsidR="00B44E1B">
          <w:rPr>
            <w:lang w:eastAsia="ko-KR"/>
          </w:rPr>
          <w:t>,</w:t>
        </w:r>
      </w:ins>
      <w:del w:id="283" w:author="Jongsoo Kim" w:date="2019-04-04T14:19:00Z">
        <w:r w:rsidDel="00D902C9">
          <w:rPr>
            <w:lang w:eastAsia="ko-KR"/>
          </w:rPr>
          <w:delText>3</w:delText>
        </w:r>
      </w:del>
      <w:r>
        <w:rPr>
          <w:lang w:eastAsia="ko-KR"/>
        </w:rPr>
        <w:t>000</w:t>
      </w:r>
      <w:r>
        <w:rPr>
          <w:lang w:eastAsia="ko-KR"/>
        </w:rPr>
        <w:t>개</w:t>
      </w:r>
      <w:ins w:id="284" w:author="Jongsoo Kim" w:date="2019-04-04T14:27:00Z"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일</w:t>
        </w:r>
      </w:ins>
      <w:ins w:id="285" w:author="Jongsoo Kim" w:date="2019-04-04T14:28:00Z">
        <w:r w:rsidR="00B44E1B">
          <w:rPr>
            <w:rFonts w:hint="eastAsia"/>
            <w:lang w:eastAsia="ko-KR"/>
          </w:rPr>
          <w:t xml:space="preserve"> </w:t>
        </w:r>
      </w:ins>
      <w:ins w:id="286" w:author="Jongsoo Kim" w:date="2019-04-04T14:27:00Z">
        <w:r w:rsidR="00B44E1B">
          <w:rPr>
            <w:rFonts w:hint="eastAsia"/>
            <w:lang w:eastAsia="ko-KR"/>
          </w:rPr>
          <w:t>때</w:t>
        </w:r>
      </w:ins>
      <w:r>
        <w:rPr>
          <w:lang w:eastAsia="ko-KR"/>
        </w:rPr>
        <w:t>는</w:t>
      </w:r>
      <w:r>
        <w:rPr>
          <w:lang w:eastAsia="ko-KR"/>
        </w:rPr>
        <w:t xml:space="preserve"> RNA + methylation</w:t>
      </w:r>
      <w:del w:id="287" w:author="Jongsoo Kim" w:date="2019-04-04T14:28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</w:delText>
        </w:r>
      </w:del>
      <w:r>
        <w:rPr>
          <w:lang w:eastAsia="ko-KR"/>
        </w:rPr>
        <w:t>와</w:t>
      </w:r>
      <w:r>
        <w:rPr>
          <w:lang w:eastAsia="ko-KR"/>
        </w:rPr>
        <w:t xml:space="preserve"> RNA</w:t>
      </w:r>
      <w:ins w:id="288" w:author="Jongsoo Kim" w:date="2019-04-04T14:33:00Z"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데이터셋</w:t>
        </w:r>
      </w:ins>
      <w:del w:id="289" w:author="Jongsoo Kim" w:date="2019-04-04T14:28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</w:delText>
        </w:r>
      </w:del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성능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290" w:author="Jongsoo Kim" w:date="2019-04-04T14:28:00Z">
        <w:r w:rsidDel="00B44E1B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feature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methylation </w:t>
      </w:r>
      <w:proofErr w:type="spellStart"/>
      <w:r>
        <w:rPr>
          <w:lang w:eastAsia="ko-KR"/>
        </w:rPr>
        <w:t>데이터</w:t>
      </w:r>
      <w:ins w:id="291" w:author="Jongsoo Kim" w:date="2019-04-04T14:33:00Z">
        <w:r w:rsidR="00B44E1B">
          <w:rPr>
            <w:rFonts w:hint="eastAsia"/>
            <w:lang w:eastAsia="ko-KR"/>
          </w:rPr>
          <w:t>셋은</w:t>
        </w:r>
      </w:ins>
      <w:proofErr w:type="spellEnd"/>
      <w:del w:id="292" w:author="Jongsoo Kim" w:date="2019-04-04T14:33:00Z">
        <w:r w:rsidDel="00B44E1B">
          <w:rPr>
            <w:lang w:eastAsia="ko-KR"/>
          </w:rPr>
          <w:delText>는</w:delText>
        </w:r>
      </w:del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다른</w:t>
      </w:r>
      <w:ins w:id="293" w:author="Jongsoo Kim" w:date="2019-04-04T14:33:00Z">
        <w:r w:rsidR="00B44E1B">
          <w:rPr>
            <w:rFonts w:hint="eastAsia"/>
            <w:lang w:eastAsia="ko-KR"/>
          </w:rPr>
          <w:t>것</w:t>
        </w:r>
        <w:proofErr w:type="spellEnd"/>
        <w:r w:rsidR="00B44E1B">
          <w:rPr>
            <w:rFonts w:hint="eastAsia"/>
            <w:lang w:eastAsia="ko-KR"/>
          </w:rPr>
          <w:t xml:space="preserve"> </w:t>
        </w:r>
      </w:ins>
      <w:del w:id="294" w:author="Jongsoo Kim" w:date="2019-04-04T14:33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데이터들</w:delText>
        </w:r>
      </w:del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commentRangeStart w:id="295"/>
      <w:r>
        <w:rPr>
          <w:lang w:eastAsia="ko-KR"/>
        </w:rPr>
        <w:t>나왔</w:t>
      </w:r>
      <w:del w:id="296" w:author="Jongsoo Kim" w:date="2019-04-04T14:23:00Z">
        <w:r w:rsidDel="00D902C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commentRangeEnd w:id="295"/>
      <w:r w:rsidR="00AF5BEB">
        <w:rPr>
          <w:rStyle w:val="a8"/>
        </w:rPr>
        <w:commentReference w:id="295"/>
      </w:r>
      <w:r>
        <w:rPr>
          <w:lang w:eastAsia="ko-KR"/>
        </w:rPr>
        <w:t>.</w:t>
      </w:r>
    </w:p>
    <w:p w14:paraId="526EB357" w14:textId="77777777" w:rsidR="007B7D1B" w:rsidRDefault="003A0280">
      <w:pPr>
        <w:rPr>
          <w:lang w:eastAsia="ko-KR"/>
        </w:rPr>
      </w:pPr>
      <w:r>
        <w:rPr>
          <w:noProof/>
          <w:lang w:eastAsia="ko-KR"/>
        </w:rPr>
        <w:lastRenderedPageBreak/>
        <w:pict w14:anchorId="561E1DB4">
          <v:shape id="_x0000_i1034" type="#_x0000_t75" alt="nn_result_table_best_each_dataset_bycount" style="width:450.15pt;height:274.85pt;mso-width-percent:0;mso-height-percent:0;mso-width-percent:0;mso-height-percent:0">
            <v:imagedata r:id="rId12" o:title="nn_result_table_best_each_dataset_bycount"/>
          </v:shape>
        </w:pict>
      </w:r>
    </w:p>
    <w:p w14:paraId="7BE2FBC0" w14:textId="77777777" w:rsidR="00194071" w:rsidRDefault="007B7D1B">
      <w:pPr>
        <w:pStyle w:val="Compact"/>
      </w:pPr>
      <w:bookmarkStart w:id="297" w:name="section-1"/>
      <w:bookmarkEnd w:id="297"/>
      <w:r>
        <w:rPr>
          <w:lang w:eastAsia="ko-KR"/>
        </w:rPr>
        <w:t xml:space="preserve"> </w:t>
      </w:r>
      <w:r>
        <w:t xml:space="preserve">Figure 3: Compare each class aucPR in same feature count </w:t>
      </w:r>
    </w:p>
    <w:p w14:paraId="4DE0EB36" w14:textId="77777777" w:rsidR="00194071" w:rsidRDefault="00194071">
      <w:pPr>
        <w:pStyle w:val="Compact"/>
      </w:pPr>
    </w:p>
    <w:p w14:paraId="48AC5733" w14:textId="77777777" w:rsidR="00194071" w:rsidRDefault="007B7D1B">
      <w:pPr>
        <w:rPr>
          <w:lang w:eastAsia="ko-KR"/>
        </w:rPr>
      </w:pP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RNA + methylation </w:t>
      </w:r>
      <w:del w:id="298" w:author="Jongsoo Kim" w:date="2019-04-04T14:34:00Z">
        <w:r w:rsidDel="00B44E1B">
          <w:rPr>
            <w:lang w:eastAsia="ko-KR"/>
          </w:rPr>
          <w:delText>조합의</w:delText>
        </w:r>
        <w:r w:rsidDel="00B44E1B">
          <w:rPr>
            <w:lang w:eastAsia="ko-KR"/>
          </w:rPr>
          <w:delText xml:space="preserve"> </w:delText>
        </w:r>
      </w:del>
      <w:proofErr w:type="spellStart"/>
      <w:r>
        <w:rPr>
          <w:lang w:eastAsia="ko-KR"/>
        </w:rPr>
        <w:t>데이터</w:t>
      </w:r>
      <w:ins w:id="299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300" w:author="Jongsoo Kim" w:date="2019-04-04T14:31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</w:delText>
        </w:r>
      </w:del>
      <w:ins w:id="301" w:author="Jongsoo Kim" w:date="2019-04-04T14:32:00Z">
        <w:r w:rsidR="00B44E1B">
          <w:rPr>
            <w:rFonts w:hint="eastAsia"/>
            <w:lang w:eastAsia="ko-KR"/>
          </w:rPr>
          <w:t>이</w:t>
        </w:r>
      </w:ins>
      <w:proofErr w:type="spellEnd"/>
      <w:del w:id="302" w:author="Jongsoo Kim" w:date="2019-04-04T14:31:00Z">
        <w:r w:rsidDel="00B44E1B">
          <w:rPr>
            <w:lang w:eastAsia="ko-KR"/>
          </w:rPr>
          <w:delText>트가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feature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구간에서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1,000</w:t>
      </w:r>
      <w:r>
        <w:rPr>
          <w:lang w:eastAsia="ko-KR"/>
        </w:rPr>
        <w:t>개일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RNA</w:t>
      </w:r>
      <w:ins w:id="303" w:author="Jongsoo Kim" w:date="2019-04-04T14:34:00Z">
        <w:r w:rsidR="00B44E1B">
          <w:rPr>
            <w:rFonts w:hint="eastAsia"/>
            <w:lang w:eastAsia="ko-KR"/>
          </w:rPr>
          <w:t xml:space="preserve"> +</w:t>
        </w:r>
      </w:ins>
      <w:del w:id="304" w:author="Jongsoo Kim" w:date="2019-04-04T14:34:00Z">
        <w:r w:rsidDel="00B44E1B">
          <w:rPr>
            <w:lang w:eastAsia="ko-KR"/>
          </w:rPr>
          <w:delText>와</w:delText>
        </w:r>
      </w:del>
      <w:r>
        <w:rPr>
          <w:lang w:eastAsia="ko-KR"/>
        </w:rPr>
        <w:t xml:space="preserve"> methylation</w:t>
      </w:r>
      <w:proofErr w:type="spellStart"/>
      <w:ins w:id="305" w:author="Jongsoo Kim" w:date="2019-04-04T14:35:00Z">
        <w:r w:rsidR="00B44E1B">
          <w:rPr>
            <w:rFonts w:hint="eastAsia"/>
            <w:lang w:eastAsia="ko-KR"/>
          </w:rPr>
          <w:t>데이터셋이</w:t>
        </w:r>
        <w:proofErr w:type="spellEnd"/>
        <w:r w:rsidR="00B44E1B">
          <w:rPr>
            <w:rFonts w:hint="eastAsia"/>
            <w:lang w:eastAsia="ko-KR"/>
          </w:rPr>
          <w:t xml:space="preserve"> </w:t>
        </w:r>
      </w:ins>
      <w:del w:id="306" w:author="Jongsoo Kim" w:date="2019-04-04T14:35:00Z">
        <w:r w:rsidDel="00B44E1B">
          <w:rPr>
            <w:lang w:eastAsia="ko-KR"/>
          </w:rPr>
          <w:delText>을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같이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구성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시</w:delText>
        </w:r>
        <w:r w:rsidDel="00B44E1B">
          <w:rPr>
            <w:lang w:eastAsia="ko-KR"/>
          </w:rPr>
          <w:delText xml:space="preserve"> </w:delText>
        </w:r>
      </w:del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더욱더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commentRangeStart w:id="307"/>
      <w:r>
        <w:rPr>
          <w:lang w:eastAsia="ko-KR"/>
        </w:rPr>
        <w:t>있</w:t>
      </w:r>
      <w:del w:id="308" w:author="Jongsoo Kim" w:date="2019-04-04T14:35:00Z">
        <w:r w:rsidDel="00B44E1B">
          <w:rPr>
            <w:lang w:eastAsia="ko-KR"/>
          </w:rPr>
          <w:delText>었습니</w:delText>
        </w:r>
      </w:del>
      <w:r>
        <w:rPr>
          <w:lang w:eastAsia="ko-KR"/>
        </w:rPr>
        <w:t>다</w:t>
      </w:r>
      <w:commentRangeEnd w:id="307"/>
      <w:r w:rsidR="00AF5BEB">
        <w:rPr>
          <w:rStyle w:val="a8"/>
        </w:rPr>
        <w:commentReference w:id="307"/>
      </w:r>
      <w:r>
        <w:rPr>
          <w:lang w:eastAsia="ko-KR"/>
        </w:rPr>
        <w:t>.</w:t>
      </w:r>
    </w:p>
    <w:p w14:paraId="169A1E8A" w14:textId="77777777" w:rsidR="00194071" w:rsidRDefault="007B7D1B">
      <w:pPr>
        <w:rPr>
          <w:ins w:id="309" w:author="Jongsoo Kim" w:date="2019-04-04T14:38:00Z"/>
          <w:lang w:eastAsia="ko-KR"/>
        </w:rPr>
      </w:pPr>
      <w:bookmarkStart w:id="310" w:name="section-2"/>
      <w:bookmarkEnd w:id="310"/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결과는</w:t>
      </w:r>
      <w:r>
        <w:rPr>
          <w:lang w:eastAsia="ko-KR"/>
        </w:rPr>
        <w:t xml:space="preserve"> Micro Precision-Recall Curve</w:t>
      </w:r>
      <w:ins w:id="311" w:author="Jongsoo Kim" w:date="2019-04-04T14:36:00Z">
        <w:r w:rsidR="00B44E1B">
          <w:rPr>
            <w:rFonts w:hint="eastAsia"/>
            <w:lang w:eastAsia="ko-KR"/>
          </w:rPr>
          <w:t>를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시각화한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결과로</w:t>
        </w:r>
        <w:r w:rsidR="00B44E1B">
          <w:rPr>
            <w:rFonts w:hint="eastAsia"/>
            <w:lang w:eastAsia="ko-KR"/>
          </w:rPr>
          <w:t>,</w:t>
        </w:r>
      </w:ins>
      <w:del w:id="312" w:author="Jongsoo Kim" w:date="2019-04-04T14:35:00Z">
        <w:r w:rsidDel="00B44E1B">
          <w:rPr>
            <w:lang w:eastAsia="ko-KR"/>
          </w:rPr>
          <w:delText>,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BRCA, LUAD_LUAC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UCS, DLBC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ins w:id="313" w:author="Jongsoo Kim" w:date="2019-04-04T14:36:00Z">
        <w:r w:rsidR="00B44E1B">
          <w:rPr>
            <w:rFonts w:hint="eastAsia"/>
            <w:lang w:eastAsia="ko-KR"/>
          </w:rPr>
          <w:t>나타</w:t>
        </w:r>
      </w:ins>
      <w:ins w:id="314" w:author="Jongsoo Kim" w:date="2019-04-04T14:38:00Z">
        <w:r w:rsidR="008973B1">
          <w:rPr>
            <w:rFonts w:hint="eastAsia"/>
            <w:lang w:eastAsia="ko-KR"/>
          </w:rPr>
          <w:t>냈</w:t>
        </w:r>
      </w:ins>
      <w:del w:id="315" w:author="Jongsoo Kim" w:date="2019-04-04T14:36:00Z">
        <w:r w:rsidDel="00B44E1B">
          <w:rPr>
            <w:lang w:eastAsia="ko-KR"/>
          </w:rPr>
          <w:delText>시각화한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결과입니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319253E6" w14:textId="77777777" w:rsidR="008973B1" w:rsidRDefault="008973B1">
      <w:pPr>
        <w:rPr>
          <w:lang w:eastAsia="ko-KR"/>
        </w:rPr>
      </w:pPr>
      <w:ins w:id="316" w:author="Jongsoo Kim" w:date="2019-04-04T14:38:00Z">
        <w:r>
          <w:rPr>
            <w:lang w:eastAsia="ko-KR"/>
          </w:rPr>
          <w:t>(?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그래프의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>)</w:t>
        </w:r>
      </w:ins>
    </w:p>
    <w:p w14:paraId="55A96822" w14:textId="77777777" w:rsidR="007B7D1B" w:rsidRDefault="003A0280">
      <w:r>
        <w:rPr>
          <w:noProof/>
        </w:rPr>
        <w:lastRenderedPageBreak/>
        <w:pict w14:anchorId="5C6658A2">
          <v:shape id="_x0000_i1033" type="#_x0000_t75" alt="cat_rf_nn_compare" style="width:450.8pt;height:226pt;mso-width-percent:0;mso-height-percent:0;mso-width-percent:0;mso-height-percent:0">
            <v:imagedata r:id="rId13" o:title="cat_rf_nn_compare"/>
          </v:shape>
        </w:pict>
      </w:r>
    </w:p>
    <w:p w14:paraId="5F0CC86D" w14:textId="77777777" w:rsidR="00194071" w:rsidRDefault="007B7D1B">
      <w:pPr>
        <w:pStyle w:val="Compact"/>
      </w:pPr>
      <w:r>
        <w:t xml:space="preserve"> Figure 4: Compare aucPR Value on Average</w:t>
      </w:r>
    </w:p>
    <w:p w14:paraId="0871E2E8" w14:textId="77777777" w:rsidR="00194071" w:rsidRDefault="00194071">
      <w:pPr>
        <w:pStyle w:val="Compact"/>
      </w:pPr>
    </w:p>
    <w:p w14:paraId="141A8193" w14:textId="77777777" w:rsidR="00194071" w:rsidRDefault="007B7D1B">
      <w:pPr>
        <w:rPr>
          <w:lang w:eastAsia="ko-KR"/>
        </w:rPr>
      </w:pPr>
      <w:r>
        <w:rPr>
          <w:lang w:eastAsia="ko-KR"/>
        </w:rPr>
        <w:t>성능의</w:t>
      </w:r>
      <w:r>
        <w:rPr>
          <w:lang w:eastAsia="ko-KR"/>
        </w:rPr>
        <w:t xml:space="preserve"> </w:t>
      </w:r>
      <w:r>
        <w:rPr>
          <w:lang w:eastAsia="ko-KR"/>
        </w:rPr>
        <w:t>평균치를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있었다</w:t>
      </w:r>
      <w:r>
        <w:rPr>
          <w:lang w:eastAsia="ko-KR"/>
        </w:rPr>
        <w:t>.</w:t>
      </w:r>
    </w:p>
    <w:p w14:paraId="57E9AD15" w14:textId="77777777" w:rsidR="00194071" w:rsidRDefault="003A0280">
      <w:pPr>
        <w:pStyle w:val="Compact"/>
        <w:rPr>
          <w:lang w:eastAsia="ko-KR"/>
        </w:rPr>
      </w:pPr>
      <w:bookmarkStart w:id="317" w:name="section-3"/>
      <w:bookmarkEnd w:id="317"/>
      <w:r>
        <w:rPr>
          <w:noProof/>
          <w:lang w:eastAsia="ko-KR"/>
        </w:rPr>
        <w:lastRenderedPageBreak/>
        <w:pict w14:anchorId="5D631B50">
          <v:shape id="_x0000_i1032" type="#_x0000_t75" alt="pr_curve_nn_5000_com" style="width:451.4pt;height:499.6pt;mso-width-percent:0;mso-height-percent:0;mso-width-percent:0;mso-height-percent:0">
            <v:imagedata r:id="rId14" o:title="pr_curve_nn_5000_com"/>
          </v:shape>
        </w:pict>
      </w:r>
    </w:p>
    <w:p w14:paraId="3AA1DFD0" w14:textId="77777777" w:rsidR="00194071" w:rsidRDefault="007B7D1B">
      <w:pPr>
        <w:pStyle w:val="Compact"/>
      </w:pPr>
      <w:r>
        <w:t xml:space="preserve">Figure 5: Deep Neural Network PR-Curve on RNA + </w:t>
      </w:r>
      <w:proofErr w:type="gramStart"/>
      <w:r>
        <w:t>Methylation ,</w:t>
      </w:r>
      <w:proofErr w:type="gramEnd"/>
      <w:r>
        <w:t xml:space="preserve"> 5000 feature count</w:t>
      </w:r>
    </w:p>
    <w:p w14:paraId="6F13F897" w14:textId="77777777" w:rsidR="00194071" w:rsidRDefault="003A0280">
      <w:r>
        <w:rPr>
          <w:noProof/>
        </w:rPr>
        <w:pict w14:anchorId="3E1BAB72">
          <v:rect id="_x0000_i1031" alt="" style="width:451.3pt;height:.05pt;mso-width-percent:0;mso-height-percent:0;mso-width-percent:0;mso-height-percent:0" o:hralign="center" o:hrstd="t" o:hr="t"/>
        </w:pict>
      </w:r>
    </w:p>
    <w:p w14:paraId="6C34A460" w14:textId="77777777" w:rsidR="00194071" w:rsidRDefault="007B7D1B">
      <w:pPr>
        <w:pStyle w:val="2"/>
        <w:rPr>
          <w:lang w:eastAsia="ko-KR"/>
        </w:rPr>
      </w:pPr>
      <w:bookmarkStart w:id="318" w:name="결론"/>
      <w:r>
        <w:rPr>
          <w:lang w:eastAsia="ko-KR"/>
        </w:rPr>
        <w:t>결론</w:t>
      </w:r>
    </w:p>
    <w:bookmarkEnd w:id="318"/>
    <w:p w14:paraId="3A92E9E4" w14:textId="77777777"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의</w:t>
      </w:r>
      <w:r>
        <w:rPr>
          <w:lang w:eastAsia="ko-KR"/>
        </w:rPr>
        <w:t xml:space="preserve"> 24</w:t>
      </w:r>
      <w:r>
        <w:rPr>
          <w:lang w:eastAsia="ko-KR"/>
        </w:rPr>
        <w:t>종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ins w:id="319" w:author="Jongsoo Kim" w:date="2019-04-04T14:38:00Z">
        <w:r w:rsidR="008973B1">
          <w:rPr>
            <w:rFonts w:hint="eastAsia"/>
            <w:lang w:eastAsia="ko-KR"/>
          </w:rPr>
          <w:t>클래스</w:t>
        </w:r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불균형</w:t>
        </w:r>
      </w:ins>
      <w:ins w:id="320" w:author="Jongsoo Kim" w:date="2019-04-04T14:39:00Z"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문제</w:t>
        </w:r>
      </w:ins>
      <w:del w:id="321" w:author="Jongsoo Kim" w:date="2019-04-04T14:39:00Z">
        <w:r w:rsidDel="008973B1">
          <w:rPr>
            <w:lang w:eastAsia="ko-KR"/>
          </w:rPr>
          <w:delText>Class imbalance problem</w:delText>
        </w:r>
      </w:del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사이즈를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올리기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어떠한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확인해</w:t>
      </w:r>
      <w:r>
        <w:rPr>
          <w:lang w:eastAsia="ko-KR"/>
        </w:rPr>
        <w:t xml:space="preserve"> </w:t>
      </w:r>
      <w:r>
        <w:rPr>
          <w:lang w:eastAsia="ko-KR"/>
        </w:rPr>
        <w:t>보았</w:t>
      </w:r>
      <w:del w:id="322" w:author="Jongsoo Kim" w:date="2019-04-04T14:39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실험을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결론은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323" w:author="Jongsoo Kim" w:date="2019-04-04T14:39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3123A2C6" w14:textId="77777777"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lastRenderedPageBreak/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딥러닝</w:t>
      </w:r>
      <w:ins w:id="324" w:author="Jongsoo Kim" w:date="2019-04-04T14:39:00Z"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모델</w:t>
        </w:r>
      </w:ins>
      <w:r>
        <w:rPr>
          <w:lang w:eastAsia="ko-KR"/>
        </w:rPr>
        <w:t>(Deep Neural Network)</w:t>
      </w:r>
      <w:del w:id="325" w:author="Jongsoo Kim" w:date="2019-04-04T14:39:00Z">
        <w:r w:rsidDel="008973B1">
          <w:rPr>
            <w:lang w:eastAsia="ko-KR"/>
          </w:rPr>
          <w:delText xml:space="preserve"> </w:delText>
        </w:r>
        <w:r w:rsidDel="008973B1">
          <w:rPr>
            <w:lang w:eastAsia="ko-KR"/>
          </w:rPr>
          <w:delText>모델</w:delText>
        </w:r>
      </w:del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좋았다</w:t>
      </w:r>
      <w:r>
        <w:rPr>
          <w:lang w:eastAsia="ko-KR"/>
        </w:rPr>
        <w:t>.</w:t>
      </w:r>
    </w:p>
    <w:p w14:paraId="3F2862B1" w14:textId="77777777"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종류로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해보면</w:t>
      </w:r>
      <w:r>
        <w:rPr>
          <w:lang w:eastAsia="ko-KR"/>
        </w:rPr>
        <w:t xml:space="preserve"> RNA + methylation </w:t>
      </w:r>
      <w:proofErr w:type="spellStart"/>
      <w:ins w:id="326" w:author="Jongsoo Kim" w:date="2019-04-04T14:40:00Z">
        <w:r w:rsidR="008973B1">
          <w:rPr>
            <w:rFonts w:hint="eastAsia"/>
            <w:lang w:eastAsia="ko-KR"/>
          </w:rPr>
          <w:t>데이터셋이</w:t>
        </w:r>
      </w:ins>
      <w:proofErr w:type="spellEnd"/>
      <w:del w:id="327" w:author="Jongsoo Kim" w:date="2019-04-04T14:40:00Z">
        <w:r w:rsidDel="008973B1">
          <w:rPr>
            <w:lang w:eastAsia="ko-KR"/>
          </w:rPr>
          <w:delText>구성의</w:delText>
        </w:r>
        <w:r w:rsidDel="008973B1">
          <w:rPr>
            <w:lang w:eastAsia="ko-KR"/>
          </w:rPr>
          <w:delText xml:space="preserve"> </w:delText>
        </w:r>
        <w:r w:rsidDel="008973B1">
          <w:rPr>
            <w:lang w:eastAsia="ko-KR"/>
          </w:rPr>
          <w:delText>데이터가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들어있다고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RNA </w:t>
      </w:r>
      <w:r>
        <w:rPr>
          <w:lang w:eastAsia="ko-KR"/>
        </w:rPr>
        <w:t>또는</w:t>
      </w:r>
      <w:r>
        <w:rPr>
          <w:lang w:eastAsia="ko-KR"/>
        </w:rPr>
        <w:t xml:space="preserve"> methylation </w:t>
      </w:r>
      <w:r>
        <w:rPr>
          <w:lang w:eastAsia="ko-KR"/>
        </w:rPr>
        <w:t>한</w:t>
      </w:r>
      <w:ins w:id="328" w:author="Jongsoo Kim" w:date="2019-04-04T14:41:00Z">
        <w:r w:rsidR="008973B1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종류로</w:t>
      </w:r>
      <w:r>
        <w:rPr>
          <w:lang w:eastAsia="ko-KR"/>
        </w:rPr>
        <w:t xml:space="preserve"> </w:t>
      </w:r>
      <w:r>
        <w:rPr>
          <w:lang w:eastAsia="ko-KR"/>
        </w:rPr>
        <w:t>구성한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ins w:id="329" w:author="Jongsoo Kim" w:date="2019-04-04T14:41:00Z">
        <w:r w:rsidR="008973B1">
          <w:rPr>
            <w:rFonts w:hint="eastAsia"/>
            <w:lang w:eastAsia="ko-KR"/>
          </w:rPr>
          <w:t>셋</w:t>
        </w:r>
      </w:ins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보일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330" w:author="Jongsoo Kim" w:date="2019-04-04T14:42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feature </w:t>
      </w:r>
      <w:r>
        <w:rPr>
          <w:lang w:eastAsia="ko-KR"/>
        </w:rPr>
        <w:t>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높이는데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둘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del w:id="331" w:author="TaeJin Ahn" w:date="2019-04-05T09:23:00Z">
        <w:r w:rsidDel="00AF5BEB">
          <w:rPr>
            <w:lang w:eastAsia="ko-KR"/>
          </w:rPr>
          <w:delText>라고</w:delText>
        </w:r>
        <w:r w:rsidDel="00AF5BEB">
          <w:rPr>
            <w:lang w:eastAsia="ko-KR"/>
          </w:rPr>
          <w:delText xml:space="preserve"> </w:delText>
        </w:r>
        <w:r w:rsidDel="00AF5BEB">
          <w:rPr>
            <w:lang w:eastAsia="ko-KR"/>
          </w:rPr>
          <w:delText>볼</w:delText>
        </w:r>
        <w:r w:rsidDel="00AF5BEB">
          <w:rPr>
            <w:lang w:eastAsia="ko-KR"/>
          </w:rPr>
          <w:delText xml:space="preserve"> </w:delText>
        </w:r>
        <w:r w:rsidDel="00AF5BEB">
          <w:rPr>
            <w:lang w:eastAsia="ko-KR"/>
          </w:rPr>
          <w:delText>수</w:delText>
        </w:r>
        <w:r w:rsidDel="00AF5BEB">
          <w:rPr>
            <w:lang w:eastAsia="ko-KR"/>
          </w:rPr>
          <w:delText xml:space="preserve"> </w:delText>
        </w:r>
        <w:r w:rsidDel="00AF5BEB">
          <w:rPr>
            <w:lang w:eastAsia="ko-KR"/>
          </w:rPr>
          <w:delText>있겠습니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5</w:t>
      </w:r>
      <w:r>
        <w:rPr>
          <w:lang w:eastAsia="ko-KR"/>
        </w:rPr>
        <w:t>대</w:t>
      </w:r>
      <w:r>
        <w:rPr>
          <w:lang w:eastAsia="ko-KR"/>
        </w:rPr>
        <w:t>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했지만</w:t>
      </w:r>
      <w:r>
        <w:rPr>
          <w:lang w:eastAsia="ko-KR"/>
        </w:rPr>
        <w:t xml:space="preserve">, </w:t>
      </w:r>
      <w:r>
        <w:rPr>
          <w:lang w:eastAsia="ko-KR"/>
        </w:rPr>
        <w:t>최적화된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찾아낸다면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개선될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332" w:author="Jongsoo Kim" w:date="2019-04-04T14:42:00Z">
        <w:r w:rsidR="008973B1">
          <w:rPr>
            <w:rFonts w:hint="eastAsia"/>
            <w:lang w:eastAsia="ko-KR"/>
          </w:rPr>
          <w:t>이</w:t>
        </w:r>
      </w:ins>
      <w:del w:id="333" w:author="Jongsoo Kim" w:date="2019-04-04T14:42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0B5EF533" w14:textId="77777777"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향상</w:t>
      </w:r>
      <w:ins w:id="334" w:author="Jongsoo Kim" w:date="2019-04-04T14:42:00Z">
        <w:r w:rsidR="008973B1">
          <w:rPr>
            <w:rFonts w:hint="eastAsia"/>
            <w:lang w:eastAsia="ko-KR"/>
          </w:rPr>
          <w:t>되었</w:t>
        </w:r>
      </w:ins>
      <w:del w:id="335" w:author="Jongsoo Kim" w:date="2019-04-04T14:42:00Z">
        <w:r w:rsidDel="008973B1">
          <w:rPr>
            <w:lang w:eastAsia="ko-KR"/>
          </w:rPr>
          <w:delText>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54F15149" w14:textId="1D53459F" w:rsidR="00194071" w:rsidRDefault="007B7D1B">
      <w:pPr>
        <w:numPr>
          <w:ilvl w:val="0"/>
          <w:numId w:val="2"/>
        </w:numPr>
        <w:rPr>
          <w:ins w:id="336" w:author="Jongsoo Kim" w:date="2019-04-05T13:22:00Z"/>
          <w:lang w:eastAsia="ko-KR"/>
        </w:rPr>
      </w:pPr>
      <w:r>
        <w:rPr>
          <w:lang w:eastAsia="ko-KR"/>
        </w:rPr>
        <w:t>여러가지</w:t>
      </w:r>
      <w:r>
        <w:rPr>
          <w:lang w:eastAsia="ko-KR"/>
        </w:rPr>
        <w:t xml:space="preserve"> feature selection method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최적화하는</w:t>
      </w:r>
      <w:r>
        <w:rPr>
          <w:lang w:eastAsia="ko-KR"/>
        </w:rPr>
        <w:t xml:space="preserve"> </w:t>
      </w:r>
      <w:r>
        <w:rPr>
          <w:lang w:eastAsia="ko-KR"/>
        </w:rPr>
        <w:t>작업도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337" w:author="Jongsoo Kim" w:date="2019-04-04T14:42:00Z">
        <w:r w:rsidR="008973B1">
          <w:rPr>
            <w:rFonts w:hint="eastAsia"/>
            <w:lang w:eastAsia="ko-KR"/>
          </w:rPr>
          <w:t>이</w:t>
        </w:r>
      </w:ins>
      <w:del w:id="338" w:author="Jongsoo Kim" w:date="2019-04-04T14:42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머신러닝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,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지식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,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끌어낼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339" w:author="Jongsoo Kim" w:date="2019-04-04T14:43:00Z">
        <w:r w:rsidR="008973B1">
          <w:rPr>
            <w:rFonts w:hint="eastAsia"/>
            <w:lang w:eastAsia="ko-KR"/>
          </w:rPr>
          <w:t>이</w:t>
        </w:r>
      </w:ins>
      <w:del w:id="340" w:author="Jongsoo Kim" w:date="2019-04-04T14:43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14:paraId="1EA2A4C1" w14:textId="4625E38C" w:rsidR="00B7208E" w:rsidRDefault="00B7208E" w:rsidP="00B7208E">
      <w:pPr>
        <w:ind w:left="480"/>
        <w:rPr>
          <w:rFonts w:hint="eastAsia"/>
          <w:lang w:eastAsia="ko-KR"/>
        </w:rPr>
        <w:pPrChange w:id="341" w:author="Jongsoo Kim" w:date="2019-04-05T13:22:00Z">
          <w:pPr>
            <w:numPr>
              <w:numId w:val="2"/>
            </w:numPr>
            <w:tabs>
              <w:tab w:val="num" w:pos="0"/>
            </w:tabs>
            <w:ind w:left="480" w:hanging="480"/>
          </w:pPr>
        </w:pPrChange>
      </w:pPr>
      <w:proofErr w:type="spellStart"/>
      <w:ins w:id="342" w:author="Jongsoo Kim" w:date="2019-04-05T13:22:00Z">
        <w:r>
          <w:rPr>
            <w:rFonts w:hint="eastAsia"/>
            <w:lang w:eastAsia="ko-KR"/>
          </w:rPr>
          <w:t>가대가치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:</w:t>
        </w:r>
        <w:r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통합적으로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바라보면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더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좋다</w:t>
        </w:r>
        <w:r w:rsidR="00285354">
          <w:rPr>
            <w:rFonts w:hint="eastAsia"/>
            <w:lang w:eastAsia="ko-KR"/>
          </w:rPr>
          <w:t xml:space="preserve">? </w:t>
        </w:r>
        <w:r w:rsidR="00285354">
          <w:rPr>
            <w:rFonts w:hint="eastAsia"/>
            <w:lang w:eastAsia="ko-KR"/>
          </w:rPr>
          <w:t>비용적인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측면</w:t>
        </w:r>
        <w:r w:rsidR="00285354">
          <w:rPr>
            <w:rFonts w:hint="eastAsia"/>
            <w:lang w:eastAsia="ko-KR"/>
          </w:rPr>
          <w:t xml:space="preserve">? </w:t>
        </w:r>
        <w:r w:rsidR="00285354">
          <w:rPr>
            <w:lang w:eastAsia="ko-KR"/>
          </w:rPr>
          <w:t>:</w:t>
        </w:r>
        <w:r w:rsidR="00285354">
          <w:rPr>
            <w:rFonts w:hint="eastAsia"/>
            <w:lang w:eastAsia="ko-KR"/>
          </w:rPr>
          <w:t xml:space="preserve"> </w:t>
        </w:r>
        <w:r w:rsidR="00285354">
          <w:rPr>
            <w:rFonts w:hint="eastAsia"/>
            <w:lang w:eastAsia="ko-KR"/>
          </w:rPr>
          <w:t>다중</w:t>
        </w:r>
        <w:r w:rsidR="00285354">
          <w:rPr>
            <w:rFonts w:hint="eastAsia"/>
            <w:lang w:eastAsia="ko-KR"/>
          </w:rPr>
          <w:t xml:space="preserve"> </w:t>
        </w:r>
        <w:proofErr w:type="spellStart"/>
        <w:r w:rsidR="00285354">
          <w:rPr>
            <w:rFonts w:hint="eastAsia"/>
            <w:lang w:eastAsia="ko-KR"/>
          </w:rPr>
          <w:t>오믹스</w:t>
        </w:r>
        <w:proofErr w:type="spellEnd"/>
        <w:r w:rsidR="00285354">
          <w:rPr>
            <w:rFonts w:hint="eastAsia"/>
            <w:lang w:eastAsia="ko-KR"/>
          </w:rPr>
          <w:t xml:space="preserve"> </w:t>
        </w:r>
      </w:ins>
      <w:ins w:id="343" w:author="Jongsoo Kim" w:date="2019-04-05T13:23:00Z">
        <w:r w:rsidR="00285354">
          <w:rPr>
            <w:rFonts w:hint="eastAsia"/>
            <w:lang w:eastAsia="ko-KR"/>
          </w:rPr>
          <w:t>데이터</w:t>
        </w:r>
      </w:ins>
      <w:bookmarkStart w:id="344" w:name="_GoBack"/>
      <w:bookmarkEnd w:id="344"/>
      <w:ins w:id="345" w:author="Jongsoo Kim" w:date="2019-04-05T13:22:00Z">
        <w:r w:rsidR="00285354">
          <w:rPr>
            <w:lang w:eastAsia="ko-KR"/>
          </w:rPr>
          <w:t>,</w:t>
        </w:r>
      </w:ins>
    </w:p>
    <w:p w14:paraId="48C83A5B" w14:textId="77777777" w:rsidR="00194071" w:rsidRDefault="007B7D1B">
      <w:pPr>
        <w:pStyle w:val="2"/>
      </w:pPr>
      <w:bookmarkStart w:id="346" w:name="appendix-a-feature-importance-result"/>
      <w:r>
        <w:t xml:space="preserve">Appendix </w:t>
      </w:r>
      <w:proofErr w:type="gramStart"/>
      <w:r>
        <w:t>A :</w:t>
      </w:r>
      <w:proofErr w:type="gramEnd"/>
      <w:r>
        <w:t xml:space="preserve"> Feature Importance Result</w:t>
      </w:r>
    </w:p>
    <w:bookmarkEnd w:id="346"/>
    <w:p w14:paraId="447390EC" w14:textId="77777777" w:rsidR="00194071" w:rsidRDefault="007B7D1B" w:rsidP="007B7D1B">
      <w:pPr>
        <w:pStyle w:val="Compact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0~1 </w:t>
      </w:r>
      <w:r>
        <w:rPr>
          <w:lang w:eastAsia="ko-KR"/>
        </w:rPr>
        <w:t>사이로</w:t>
      </w:r>
      <w:r>
        <w:rPr>
          <w:lang w:eastAsia="ko-KR"/>
        </w:rPr>
        <w:t xml:space="preserve"> </w:t>
      </w:r>
      <w:r>
        <w:rPr>
          <w:lang w:eastAsia="ko-KR"/>
        </w:rPr>
        <w:t>스케일링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14:paraId="208B7BBD" w14:textId="77777777" w:rsidR="00194071" w:rsidRDefault="003A0280" w:rsidP="007B7D1B">
      <w:pPr>
        <w:pStyle w:val="Compact"/>
        <w:rPr>
          <w:lang w:eastAsia="ko-KR"/>
        </w:rPr>
      </w:pPr>
      <w:r>
        <w:rPr>
          <w:noProof/>
          <w:lang w:eastAsia="ko-KR"/>
        </w:rPr>
        <w:pict w14:anchorId="468D1705">
          <v:shape id="_x0000_i1030" type="#_x0000_t75" alt="xgb_compare_pie" style="width:450.8pt;height:130.85pt;mso-width-percent:0;mso-height-percent:0;mso-width-percent:0;mso-height-percent:0">
            <v:imagedata r:id="rId15" o:title="xgb_compare_pie"/>
          </v:shape>
        </w:pict>
      </w:r>
    </w:p>
    <w:p w14:paraId="2216B883" w14:textId="77777777" w:rsidR="00194071" w:rsidRDefault="007B7D1B" w:rsidP="007B7D1B">
      <w:pPr>
        <w:pStyle w:val="Compact"/>
      </w:pPr>
      <w:r>
        <w:t>Figure A.1: Top7 Feature from lightgbm</w:t>
      </w:r>
    </w:p>
    <w:p w14:paraId="5CB12B91" w14:textId="77777777" w:rsidR="00194071" w:rsidRDefault="007B7D1B">
      <w:pPr>
        <w:pStyle w:val="Compact"/>
      </w:pPr>
      <w:bookmarkStart w:id="347" w:name="section-4"/>
      <w:bookmarkEnd w:id="347"/>
      <w:r>
        <w:rPr>
          <w:noProof/>
          <w:lang w:eastAsia="ko-KR"/>
        </w:rPr>
        <w:drawing>
          <wp:inline distT="0" distB="0" distL="0" distR="0" wp14:anchorId="2DB8F628" wp14:editId="2BC8201E">
            <wp:extent cx="5724525" cy="1666875"/>
            <wp:effectExtent l="0" t="0" r="0" b="0"/>
            <wp:docPr id="3" name="그림 3" descr="C:\Users\TBI\AppData\Local\Microsoft\Windows\INetCache\Content.Word\lgb_compare_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BI\AppData\Local\Microsoft\Windows\INetCache\Content.Word\lgb_compare_pi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3970" w14:textId="77777777" w:rsidR="00194071" w:rsidRDefault="007B7D1B">
      <w:pPr>
        <w:pStyle w:val="Compact"/>
      </w:pPr>
      <w:r>
        <w:t>Figure A.2: Top7 Feature from xgboost</w:t>
      </w:r>
    </w:p>
    <w:p w14:paraId="42653669" w14:textId="77777777" w:rsidR="00194071" w:rsidRDefault="003A0280">
      <w:pPr>
        <w:pStyle w:val="Compact"/>
      </w:pPr>
      <w:bookmarkStart w:id="348" w:name="section-5"/>
      <w:bookmarkEnd w:id="348"/>
      <w:r>
        <w:rPr>
          <w:noProof/>
        </w:rPr>
        <w:lastRenderedPageBreak/>
        <w:pict w14:anchorId="3784F298">
          <v:shape id="_x0000_i1029" type="#_x0000_t75" alt="xgb_compare" style="width:450.8pt;height:655.5pt;mso-width-percent:0;mso-height-percent:0;mso-width-percent:0;mso-height-percent:0">
            <v:imagedata r:id="rId17" o:title="xgb_compare"/>
          </v:shape>
        </w:pict>
      </w:r>
      <w:r>
        <w:rPr>
          <w:noProof/>
        </w:rPr>
        <w:pict w14:anchorId="025B86F1">
          <v:shape id="_x0000_i1028" type="#_x0000_t75" alt="lgb_compare" style="width:450.8pt;height:655.5pt;mso-width-percent:0;mso-height-percent:0;mso-width-percent:0;mso-height-percent:0">
            <v:imagedata r:id="rId18" o:title="lgb_compare"/>
          </v:shape>
        </w:pict>
      </w:r>
    </w:p>
    <w:p w14:paraId="3FE520E1" w14:textId="77777777" w:rsidR="00194071" w:rsidRDefault="007B7D1B">
      <w:pPr>
        <w:pStyle w:val="Compact"/>
      </w:pPr>
      <w:r>
        <w:t>Figure A.3: Top50 Feature of RNA+Methylation , RNA , Methylation from lightgbm</w:t>
      </w:r>
    </w:p>
    <w:p w14:paraId="542B1D32" w14:textId="77777777" w:rsidR="00194071" w:rsidRDefault="00194071">
      <w:pPr>
        <w:pStyle w:val="Compact"/>
      </w:pPr>
      <w:bookmarkStart w:id="349" w:name="section-6"/>
      <w:bookmarkEnd w:id="349"/>
    </w:p>
    <w:p w14:paraId="150BEF9E" w14:textId="77777777" w:rsidR="00194071" w:rsidRDefault="007B7D1B">
      <w:pPr>
        <w:pStyle w:val="Compact"/>
      </w:pPr>
      <w:r>
        <w:t>Figure A.4: Top50 Feature of RNA+Methylation , RNA , Methylation from xgboost</w:t>
      </w:r>
    </w:p>
    <w:p w14:paraId="05F43BD2" w14:textId="77777777" w:rsidR="00194071" w:rsidRDefault="00194071"/>
    <w:p w14:paraId="05A79C58" w14:textId="77777777" w:rsidR="007B7D1B" w:rsidRDefault="003A0280">
      <w:pPr>
        <w:pStyle w:val="Compact"/>
      </w:pPr>
      <w:r>
        <w:rPr>
          <w:noProof/>
        </w:rPr>
        <w:pict w14:anchorId="0C54773D">
          <v:shape id="_x0000_i1027" type="#_x0000_t75" alt="rna_mean_bar_top50" style="width:450.8pt;height:450.8pt;mso-width-percent:0;mso-height-percent:0;mso-width-percent:0;mso-height-percent:0">
            <v:imagedata r:id="rId19" o:title="rna_mean_bar_top50"/>
          </v:shape>
        </w:pict>
      </w:r>
    </w:p>
    <w:p w14:paraId="0A25802A" w14:textId="77777777" w:rsidR="00194071" w:rsidRDefault="007B7D1B">
      <w:pPr>
        <w:pStyle w:val="Compact"/>
      </w:pPr>
      <w:r>
        <w:t>Top50 Feature of mRNA from weighted voting</w:t>
      </w:r>
    </w:p>
    <w:p w14:paraId="5BB27478" w14:textId="77777777" w:rsidR="00194071" w:rsidRDefault="003A0280">
      <w:pPr>
        <w:pStyle w:val="Compact"/>
      </w:pPr>
      <w:r>
        <w:rPr>
          <w:noProof/>
        </w:rPr>
        <w:lastRenderedPageBreak/>
        <w:pict w14:anchorId="1F6F0EAB">
          <v:shape id="_x0000_i1026" type="#_x0000_t75" alt="mtl_mean_bar_top50" style="width:450.8pt;height:450.8pt;mso-width-percent:0;mso-height-percent:0;mso-width-percent:0;mso-height-percent:0">
            <v:imagedata r:id="rId20" o:title="mtl_mean_bar_top50"/>
          </v:shape>
        </w:pict>
      </w:r>
    </w:p>
    <w:p w14:paraId="682AF5AF" w14:textId="77777777" w:rsidR="00194071" w:rsidRDefault="007B7D1B">
      <w:pPr>
        <w:pStyle w:val="Compact"/>
      </w:pPr>
      <w:bookmarkStart w:id="350" w:name="section-7"/>
      <w:bookmarkEnd w:id="350"/>
      <w:r>
        <w:t>Top50 Feature of Methylation from weighted voting</w:t>
      </w:r>
    </w:p>
    <w:p w14:paraId="53202F76" w14:textId="77777777" w:rsidR="00194071" w:rsidRDefault="00194071">
      <w:pPr>
        <w:pStyle w:val="Compact"/>
      </w:pPr>
    </w:p>
    <w:p w14:paraId="14C9A97F" w14:textId="77777777" w:rsidR="00194071" w:rsidRDefault="007B7D1B">
      <w:pPr>
        <w:pStyle w:val="2"/>
        <w:rPr>
          <w:lang w:eastAsia="ko-KR"/>
        </w:rPr>
      </w:pPr>
      <w:bookmarkStart w:id="351" w:name="앞으로"/>
      <w:r>
        <w:rPr>
          <w:lang w:eastAsia="ko-KR"/>
        </w:rPr>
        <w:t>앞으로</w:t>
      </w:r>
      <w:r>
        <w:rPr>
          <w:lang w:eastAsia="ko-KR"/>
        </w:rPr>
        <w:t xml:space="preserve"> ???</w:t>
      </w:r>
    </w:p>
    <w:bookmarkEnd w:id="351"/>
    <w:p w14:paraId="177828A2" w14:textId="77777777" w:rsidR="00194071" w:rsidRDefault="007B7D1B">
      <w:pPr>
        <w:rPr>
          <w:lang w:eastAsia="ko-KR"/>
        </w:rPr>
      </w:pPr>
      <w:r>
        <w:rPr>
          <w:lang w:eastAsia="ko-KR"/>
        </w:rPr>
        <w:t>추후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구분하는데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작용한</w:t>
      </w:r>
      <w:r>
        <w:rPr>
          <w:lang w:eastAsia="ko-KR"/>
        </w:rPr>
        <w:t xml:space="preserve"> feature</w:t>
      </w:r>
      <w:r>
        <w:rPr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해보려고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기여하는</w:t>
      </w:r>
      <w:r>
        <w:rPr>
          <w:lang w:eastAsia="ko-KR"/>
        </w:rPr>
        <w:t xml:space="preserve"> feature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분석할떄는</w:t>
      </w:r>
      <w:proofErr w:type="spellEnd"/>
      <w:r>
        <w:rPr>
          <w:lang w:eastAsia="ko-KR"/>
        </w:rPr>
        <w:t xml:space="preserve"> feature</w:t>
      </w:r>
      <w:r>
        <w:rPr>
          <w:lang w:eastAsia="ko-KR"/>
        </w:rPr>
        <w:t>들간의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불가능</w:t>
      </w:r>
      <w:r>
        <w:rPr>
          <w:lang w:eastAsia="ko-KR"/>
        </w:rPr>
        <w:t xml:space="preserve"> </w:t>
      </w:r>
      <w:r>
        <w:rPr>
          <w:lang w:eastAsia="ko-KR"/>
        </w:rPr>
        <w:t>하다는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14:paraId="77BB8ADE" w14:textId="77777777" w:rsidR="00194071" w:rsidRDefault="007B7D1B">
      <w:pPr>
        <w:pStyle w:val="4"/>
      </w:pPr>
      <w:bookmarkStart w:id="352" w:name="작업-미완-부분"/>
      <w:proofErr w:type="spellStart"/>
      <w:r>
        <w:t>작업</w:t>
      </w:r>
      <w:proofErr w:type="spellEnd"/>
      <w:r>
        <w:t xml:space="preserve"> </w:t>
      </w:r>
      <w:proofErr w:type="spellStart"/>
      <w:r>
        <w:t>미완</w:t>
      </w:r>
      <w:proofErr w:type="spellEnd"/>
      <w:r>
        <w:t xml:space="preserve"> </w:t>
      </w:r>
      <w:proofErr w:type="spellStart"/>
      <w:r>
        <w:t>부분</w:t>
      </w:r>
      <w:proofErr w:type="spellEnd"/>
    </w:p>
    <w:bookmarkEnd w:id="352"/>
    <w:p w14:paraId="70CB5371" w14:textId="77777777"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넣기</w:t>
      </w:r>
      <w:r>
        <w:rPr>
          <w:lang w:eastAsia="ko-KR"/>
        </w:rPr>
        <w:t xml:space="preserve"> : </w:t>
      </w:r>
      <w:r>
        <w:rPr>
          <w:lang w:eastAsia="ko-KR"/>
        </w:rPr>
        <w:t>약</w:t>
      </w:r>
      <w:r>
        <w:rPr>
          <w:lang w:eastAsia="ko-KR"/>
        </w:rPr>
        <w:t xml:space="preserve"> &gt;4.5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예상됨</w:t>
      </w:r>
    </w:p>
    <w:p w14:paraId="434D0C5D" w14:textId="77777777"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중요도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써주기</w:t>
      </w:r>
      <w:r>
        <w:rPr>
          <w:lang w:eastAsia="ko-KR"/>
        </w:rPr>
        <w:t>?</w:t>
      </w:r>
    </w:p>
    <w:p w14:paraId="7DE01E6D" w14:textId="77777777" w:rsidR="00194071" w:rsidRDefault="007B7D1B">
      <w:pPr>
        <w:numPr>
          <w:ilvl w:val="0"/>
          <w:numId w:val="4"/>
        </w:numPr>
      </w:pPr>
      <w:proofErr w:type="spellStart"/>
      <w:r>
        <w:lastRenderedPageBreak/>
        <w:t>결론</w:t>
      </w:r>
      <w:proofErr w:type="spellEnd"/>
      <w:r>
        <w:t xml:space="preserve"> </w:t>
      </w:r>
      <w:proofErr w:type="spellStart"/>
      <w:r>
        <w:t>방향</w:t>
      </w:r>
      <w:proofErr w:type="spellEnd"/>
    </w:p>
    <w:p w14:paraId="19FC4937" w14:textId="77777777" w:rsidR="00194071" w:rsidRDefault="007B7D1B">
      <w:pPr>
        <w:numPr>
          <w:ilvl w:val="0"/>
          <w:numId w:val="4"/>
        </w:numPr>
      </w:pPr>
      <w:r>
        <w:t xml:space="preserve">TCF21 : </w:t>
      </w:r>
      <w:r>
        <w:t>암에</w:t>
      </w:r>
      <w:r>
        <w:t xml:space="preserve"> </w:t>
      </w:r>
      <w:r>
        <w:t>관련</w:t>
      </w:r>
      <w:r>
        <w:t xml:space="preserve"> ( In humans, TCF21 has been identified as a candidate tumor suppressor gene and is frequently epigenetically silenced in various human cancers.[7])</w:t>
      </w:r>
    </w:p>
    <w:p w14:paraId="7E918224" w14:textId="77777777" w:rsidR="00194071" w:rsidRDefault="003A0280">
      <w:r>
        <w:rPr>
          <w:noProof/>
        </w:rPr>
        <w:pict w14:anchorId="029286BD">
          <v:rect id="_x0000_i1025" alt="" style="width:451.3pt;height:.05pt;mso-width-percent:0;mso-height-percent:0;mso-width-percent:0;mso-height-percent:0" o:hralign="center" o:hrstd="t" o:hr="t"/>
        </w:pict>
      </w:r>
    </w:p>
    <w:p w14:paraId="2F3AA401" w14:textId="77777777" w:rsidR="00194071" w:rsidRDefault="007B7D1B">
      <w:r>
        <w:t>[1]Ortigosa-Hernandez, J., Inza, I., Lozano, J.A., 2017. Measuring the class- ´ imbalance extent of multi-class problems. Pattern Recognition Letters 98, 32–38. [2] He, H., and Garcia, E. A. Learning from imbalanced data. IEEE Trans. on Knowledge and Data Engineering 21, 9 (Sep. 2009), 1263–1284. [3] Wang, S., and Yao, X. Multi-class imbalance problems: Analysis and potential solutions. IEEE Trans. on Systems, Man and Cybernetics - Part B 42, 4 (Aug. 2012), 1119–1130. [4]Blaszczynski, J., Stefanowski, J.: Neighbourhood sampling in bagging for imbalanced data. Neurocomputing 150, 529–542 (2015) [5]Galar, M., Fernández, A., Barrenechea, E., Bustince, H., Herrera, F.: A review on ensembles for the class imbalance problem: bagging-, boosting-, and hybrid-based approaches. IEEE Trans. Syst. Man Cybern. Part C 42(4), 463–484 (2012) [6]Krawczyk, B., Wo´ zniak, M., Schaefer, G.: Cost-sensitive decision tree ensembles for effective imbalanced classification. Appl. Soft Comput. 14, 554–562 (2014) [7] https://en.wikipedia.org/wiki/TCF21_(gene)#Role_in_development</w:t>
      </w:r>
    </w:p>
    <w:sectPr w:rsidR="00194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95" w:author="TaeJin Ahn" w:date="2019-04-05T09:20:00Z" w:initials="TA">
    <w:p w14:paraId="3C1CE139" w14:textId="77777777" w:rsidR="00AF5BEB" w:rsidRDefault="00AF5BEB">
      <w:pPr>
        <w:pStyle w:val="a9"/>
        <w:rPr>
          <w:lang w:eastAsia="ko-KR"/>
        </w:rPr>
      </w:pPr>
      <w:r>
        <w:rPr>
          <w:rStyle w:val="a8"/>
        </w:rPr>
        <w:annotationRef/>
      </w:r>
      <w:r>
        <w:rPr>
          <w:rFonts w:hint="eastAsia"/>
          <w:lang w:eastAsia="ko-KR"/>
        </w:rPr>
        <w:t>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힘들어서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고민해서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좋겠어요</w:t>
      </w:r>
      <w:r>
        <w:rPr>
          <w:rFonts w:hint="eastAsia"/>
          <w:lang w:eastAsia="ko-KR"/>
        </w:rPr>
        <w:t>.</w:t>
      </w:r>
    </w:p>
  </w:comment>
  <w:comment w:id="307" w:author="TaeJin Ahn" w:date="2019-04-05T09:21:00Z" w:initials="TA">
    <w:p w14:paraId="3AF90CA4" w14:textId="77777777" w:rsidR="00AF5BEB" w:rsidRDefault="00AF5BEB">
      <w:pPr>
        <w:pStyle w:val="a9"/>
        <w:rPr>
          <w:lang w:eastAsia="ko-KR"/>
        </w:rPr>
      </w:pPr>
      <w:r>
        <w:rPr>
          <w:rStyle w:val="a8"/>
        </w:rPr>
        <w:annotationRef/>
      </w:r>
      <w:proofErr w:type="spellStart"/>
      <w:r>
        <w:rPr>
          <w:rFonts w:hint="eastAsia"/>
          <w:lang w:eastAsia="ko-KR"/>
        </w:rPr>
        <w:t>평균차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1CE139" w15:done="0"/>
  <w15:commentEx w15:paraId="3AF90CA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1CE139" w16cid:durableId="20519C70"/>
  <w16cid:commentId w16cid:paraId="3AF90CA4" w16cid:durableId="20519CB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7BDACE"/>
    <w:multiLevelType w:val="multilevel"/>
    <w:tmpl w:val="2BA231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BC99414"/>
    <w:multiLevelType w:val="multilevel"/>
    <w:tmpl w:val="6EE26E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D293D9"/>
    <w:multiLevelType w:val="multilevel"/>
    <w:tmpl w:val="36DE5FD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B05E5F"/>
    <w:multiLevelType w:val="hybridMultilevel"/>
    <w:tmpl w:val="56A69C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4604A9A"/>
    <w:multiLevelType w:val="hybridMultilevel"/>
    <w:tmpl w:val="CB46D690"/>
    <w:lvl w:ilvl="0" w:tplc="CCD0F8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</w:num>
  <w:num w:numId="4">
    <w:abstractNumId w:val="1"/>
  </w:num>
  <w:num w:numId="5">
    <w:abstractNumId w:val="4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eJin Ahn">
    <w15:presenceInfo w15:providerId="Windows Live" w15:userId="0eb404e869824a8a"/>
  </w15:person>
  <w15:person w15:author="Jongsoo Kim">
    <w15:presenceInfo w15:providerId="None" w15:userId="Jongsoo K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6CC0"/>
    <w:rsid w:val="000E7F5F"/>
    <w:rsid w:val="001936DD"/>
    <w:rsid w:val="00194071"/>
    <w:rsid w:val="001C398C"/>
    <w:rsid w:val="00285354"/>
    <w:rsid w:val="003A0280"/>
    <w:rsid w:val="004565B3"/>
    <w:rsid w:val="00471D40"/>
    <w:rsid w:val="004E29B3"/>
    <w:rsid w:val="00590D07"/>
    <w:rsid w:val="006A565C"/>
    <w:rsid w:val="00784D58"/>
    <w:rsid w:val="007B7D1B"/>
    <w:rsid w:val="00811AE7"/>
    <w:rsid w:val="00865301"/>
    <w:rsid w:val="008973B1"/>
    <w:rsid w:val="008D6863"/>
    <w:rsid w:val="00903249"/>
    <w:rsid w:val="009C10E5"/>
    <w:rsid w:val="00AF5BEB"/>
    <w:rsid w:val="00B44E1B"/>
    <w:rsid w:val="00B53D00"/>
    <w:rsid w:val="00B7208E"/>
    <w:rsid w:val="00B86B75"/>
    <w:rsid w:val="00BB128B"/>
    <w:rsid w:val="00BC48D5"/>
    <w:rsid w:val="00C36279"/>
    <w:rsid w:val="00D902C9"/>
    <w:rsid w:val="00E315A3"/>
    <w:rsid w:val="00F76F46"/>
    <w:rsid w:val="00FF65F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8DAEA"/>
  <w15:docId w15:val="{684A14B4-F837-4132-B667-AA8DBB7E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7">
    <w:name w:val="Balloon Text"/>
    <w:basedOn w:val="a"/>
    <w:link w:val="Char"/>
    <w:semiHidden/>
    <w:unhideWhenUsed/>
    <w:rsid w:val="00865301"/>
    <w:pPr>
      <w:spacing w:before="0" w:after="0"/>
    </w:pPr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7"/>
    <w:semiHidden/>
    <w:rsid w:val="00865301"/>
    <w:rPr>
      <w:rFonts w:ascii="바탕" w:eastAsia="바탕"/>
      <w:sz w:val="18"/>
      <w:szCs w:val="18"/>
    </w:rPr>
  </w:style>
  <w:style w:type="character" w:styleId="a8">
    <w:name w:val="annotation reference"/>
    <w:basedOn w:val="a0"/>
    <w:semiHidden/>
    <w:unhideWhenUsed/>
    <w:rsid w:val="00AF5BEB"/>
    <w:rPr>
      <w:sz w:val="16"/>
      <w:szCs w:val="16"/>
    </w:rPr>
  </w:style>
  <w:style w:type="paragraph" w:styleId="a9">
    <w:name w:val="annotation text"/>
    <w:basedOn w:val="a"/>
    <w:link w:val="Char0"/>
    <w:semiHidden/>
    <w:unhideWhenUsed/>
    <w:rsid w:val="00AF5BEB"/>
    <w:rPr>
      <w:sz w:val="20"/>
      <w:szCs w:val="20"/>
    </w:rPr>
  </w:style>
  <w:style w:type="character" w:customStyle="1" w:styleId="Char0">
    <w:name w:val="메모 텍스트 Char"/>
    <w:basedOn w:val="a0"/>
    <w:link w:val="a9"/>
    <w:semiHidden/>
    <w:rsid w:val="00AF5BEB"/>
    <w:rPr>
      <w:sz w:val="20"/>
      <w:szCs w:val="20"/>
    </w:rPr>
  </w:style>
  <w:style w:type="paragraph" w:styleId="aa">
    <w:name w:val="annotation subject"/>
    <w:basedOn w:val="a9"/>
    <w:next w:val="a9"/>
    <w:link w:val="Char1"/>
    <w:semiHidden/>
    <w:unhideWhenUsed/>
    <w:rsid w:val="00AF5BEB"/>
    <w:rPr>
      <w:b/>
      <w:bCs/>
    </w:rPr>
  </w:style>
  <w:style w:type="character" w:customStyle="1" w:styleId="Char1">
    <w:name w:val="메모 주제 Char"/>
    <w:basedOn w:val="Char0"/>
    <w:link w:val="aa"/>
    <w:semiHidden/>
    <w:rsid w:val="00AF5BEB"/>
    <w:rPr>
      <w:b/>
      <w:bCs/>
      <w:sz w:val="20"/>
      <w:szCs w:val="20"/>
    </w:rPr>
  </w:style>
  <w:style w:type="paragraph" w:styleId="ab">
    <w:name w:val="List Paragraph"/>
    <w:basedOn w:val="a"/>
    <w:rsid w:val="00BB12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TaeJin Ahn</dc:creator>
  <cp:lastModifiedBy>Jongsoo Kim</cp:lastModifiedBy>
  <cp:revision>3</cp:revision>
  <dcterms:created xsi:type="dcterms:W3CDTF">2019-04-05T00:23:00Z</dcterms:created>
  <dcterms:modified xsi:type="dcterms:W3CDTF">2019-04-05T05:47:00Z</dcterms:modified>
</cp:coreProperties>
</file>